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F4A97" w14:textId="77777777" w:rsidR="002257E7" w:rsidRDefault="002257E7" w:rsidP="002257E7">
      <w:pPr>
        <w:pStyle w:val="Title"/>
      </w:pPr>
    </w:p>
    <w:p w14:paraId="0B7D69CF" w14:textId="77777777" w:rsidR="002257E7" w:rsidRDefault="002257E7" w:rsidP="002257E7">
      <w:pPr>
        <w:rPr>
          <w:b/>
          <w:sz w:val="28"/>
          <w:szCs w:val="28"/>
        </w:rPr>
      </w:pPr>
    </w:p>
    <w:p w14:paraId="6550F3B4" w14:textId="77777777" w:rsidR="002257E7" w:rsidRDefault="002257E7" w:rsidP="002257E7">
      <w:pPr>
        <w:rPr>
          <w:b/>
          <w:sz w:val="28"/>
          <w:szCs w:val="28"/>
        </w:rPr>
      </w:pPr>
    </w:p>
    <w:p w14:paraId="6DA2217F" w14:textId="77777777" w:rsidR="002257E7" w:rsidRDefault="002257E7" w:rsidP="002257E7">
      <w:pPr>
        <w:rPr>
          <w:b/>
          <w:sz w:val="28"/>
          <w:szCs w:val="28"/>
        </w:rPr>
      </w:pPr>
    </w:p>
    <w:p w14:paraId="7FEBEE8F" w14:textId="77777777" w:rsidR="002257E7" w:rsidRDefault="002257E7" w:rsidP="002257E7">
      <w:pPr>
        <w:rPr>
          <w:b/>
          <w:sz w:val="28"/>
          <w:szCs w:val="28"/>
        </w:rPr>
      </w:pPr>
    </w:p>
    <w:p w14:paraId="192BD3AC" w14:textId="77777777" w:rsidR="002257E7" w:rsidRDefault="002257E7" w:rsidP="002257E7">
      <w:pPr>
        <w:rPr>
          <w:b/>
          <w:sz w:val="28"/>
          <w:szCs w:val="28"/>
        </w:rPr>
      </w:pPr>
    </w:p>
    <w:p w14:paraId="41641A5E" w14:textId="77777777" w:rsidR="002257E7" w:rsidRPr="00632B36" w:rsidRDefault="00D20F5E" w:rsidP="002257E7">
      <w:pPr>
        <w:rPr>
          <w:b/>
          <w:sz w:val="52"/>
          <w:szCs w:val="52"/>
        </w:rPr>
      </w:pPr>
      <w:r>
        <w:rPr>
          <w:b/>
          <w:sz w:val="52"/>
          <w:szCs w:val="52"/>
        </w:rPr>
        <w:t>ZA</w:t>
      </w:r>
      <w:r w:rsidR="002366DB">
        <w:rPr>
          <w:b/>
          <w:sz w:val="52"/>
          <w:szCs w:val="52"/>
        </w:rPr>
        <w:t xml:space="preserve">VGR000 </w:t>
      </w:r>
      <w:r>
        <w:rPr>
          <w:b/>
          <w:sz w:val="52"/>
          <w:szCs w:val="52"/>
        </w:rPr>
        <w:t xml:space="preserve">- </w:t>
      </w:r>
      <w:r w:rsidR="00E04C75">
        <w:rPr>
          <w:b/>
          <w:sz w:val="52"/>
          <w:szCs w:val="52"/>
        </w:rPr>
        <w:t>Subcon PPV Report</w:t>
      </w:r>
      <w:r w:rsidR="004E1628">
        <w:rPr>
          <w:b/>
          <w:sz w:val="52"/>
          <w:szCs w:val="52"/>
        </w:rPr>
        <w:t xml:space="preserve">- </w:t>
      </w:r>
      <w:r w:rsidR="002257E7" w:rsidRPr="00632B36">
        <w:rPr>
          <w:b/>
          <w:sz w:val="52"/>
          <w:szCs w:val="52"/>
        </w:rPr>
        <w:t>Functional Specification</w:t>
      </w:r>
    </w:p>
    <w:p w14:paraId="38545A6C" w14:textId="77777777" w:rsidR="002257E7" w:rsidRDefault="002257E7" w:rsidP="002257E7">
      <w:pPr>
        <w:rPr>
          <w:i/>
          <w:sz w:val="28"/>
          <w:szCs w:val="28"/>
        </w:rPr>
      </w:pPr>
    </w:p>
    <w:p w14:paraId="171DA5A6" w14:textId="77777777" w:rsidR="00593962" w:rsidRDefault="00593962" w:rsidP="002257E7">
      <w:pPr>
        <w:rPr>
          <w:i/>
          <w:sz w:val="28"/>
          <w:szCs w:val="28"/>
        </w:rPr>
      </w:pPr>
    </w:p>
    <w:p w14:paraId="67687E8F" w14:textId="77777777" w:rsidR="00593962" w:rsidRDefault="00593962" w:rsidP="002257E7">
      <w:pPr>
        <w:rPr>
          <w:i/>
          <w:sz w:val="28"/>
          <w:szCs w:val="28"/>
        </w:rPr>
      </w:pPr>
    </w:p>
    <w:p w14:paraId="2ECC2910" w14:textId="77777777" w:rsidR="00593962" w:rsidRDefault="00593962" w:rsidP="002257E7">
      <w:pPr>
        <w:rPr>
          <w:i/>
          <w:sz w:val="28"/>
          <w:szCs w:val="28"/>
        </w:rPr>
      </w:pPr>
    </w:p>
    <w:p w14:paraId="695020FA" w14:textId="77777777" w:rsidR="00593962" w:rsidRDefault="00593962" w:rsidP="002257E7">
      <w:pPr>
        <w:rPr>
          <w:i/>
          <w:sz w:val="28"/>
          <w:szCs w:val="28"/>
        </w:rPr>
      </w:pPr>
    </w:p>
    <w:p w14:paraId="420E12AD" w14:textId="77777777" w:rsidR="00593962" w:rsidRDefault="00593962" w:rsidP="002257E7">
      <w:pPr>
        <w:rPr>
          <w:i/>
          <w:sz w:val="28"/>
          <w:szCs w:val="28"/>
        </w:rPr>
      </w:pPr>
    </w:p>
    <w:p w14:paraId="30EF5A5B" w14:textId="77777777" w:rsidR="00593962" w:rsidRDefault="00593962" w:rsidP="002257E7">
      <w:pPr>
        <w:rPr>
          <w:i/>
          <w:sz w:val="28"/>
          <w:szCs w:val="28"/>
        </w:rPr>
      </w:pPr>
    </w:p>
    <w:p w14:paraId="696A10ED" w14:textId="77777777" w:rsidR="00593962" w:rsidRDefault="00593962" w:rsidP="002257E7">
      <w:pPr>
        <w:rPr>
          <w:i/>
          <w:sz w:val="28"/>
          <w:szCs w:val="28"/>
        </w:rPr>
      </w:pPr>
    </w:p>
    <w:p w14:paraId="251832F5" w14:textId="77777777" w:rsidR="00593962" w:rsidRDefault="00593962" w:rsidP="002257E7">
      <w:pPr>
        <w:rPr>
          <w:i/>
          <w:sz w:val="28"/>
          <w:szCs w:val="28"/>
        </w:rPr>
      </w:pPr>
    </w:p>
    <w:p w14:paraId="2C67B932" w14:textId="77777777" w:rsidR="00593962" w:rsidRPr="00632B36" w:rsidRDefault="00593962" w:rsidP="002257E7">
      <w:pPr>
        <w:rPr>
          <w:i/>
          <w:sz w:val="28"/>
          <w:szCs w:val="28"/>
        </w:rPr>
      </w:pPr>
    </w:p>
    <w:p w14:paraId="223884FD" w14:textId="77777777" w:rsidR="002257E7" w:rsidRPr="00632B36" w:rsidRDefault="002257E7" w:rsidP="002257E7">
      <w:pPr>
        <w:rPr>
          <w:i/>
          <w:sz w:val="28"/>
          <w:szCs w:val="28"/>
        </w:rPr>
      </w:pPr>
    </w:p>
    <w:p w14:paraId="6D529EDF" w14:textId="77777777" w:rsidR="002257E7" w:rsidRPr="00632B36" w:rsidRDefault="002257E7" w:rsidP="002257E7">
      <w:pPr>
        <w:rPr>
          <w:i/>
          <w:sz w:val="28"/>
          <w:szCs w:val="28"/>
        </w:rPr>
      </w:pPr>
    </w:p>
    <w:p w14:paraId="15A5BD5C" w14:textId="77777777" w:rsidR="002257E7" w:rsidRPr="00632B36" w:rsidRDefault="002257E7" w:rsidP="002257E7">
      <w:pPr>
        <w:rPr>
          <w:i/>
          <w:sz w:val="28"/>
          <w:szCs w:val="28"/>
        </w:rPr>
      </w:pPr>
    </w:p>
    <w:p w14:paraId="125E3F14" w14:textId="77777777" w:rsidR="002257E7" w:rsidRPr="00632B36" w:rsidRDefault="002257E7" w:rsidP="002257E7">
      <w:pPr>
        <w:rPr>
          <w:i/>
          <w:sz w:val="28"/>
          <w:szCs w:val="28"/>
        </w:rPr>
      </w:pPr>
    </w:p>
    <w:p w14:paraId="44A68EC6" w14:textId="77777777" w:rsidR="002257E7" w:rsidRPr="00632B36" w:rsidRDefault="002257E7" w:rsidP="002257E7">
      <w:pPr>
        <w:rPr>
          <w:i/>
          <w:sz w:val="28"/>
          <w:szCs w:val="28"/>
        </w:rPr>
      </w:pPr>
    </w:p>
    <w:p w14:paraId="44C017B9" w14:textId="77777777" w:rsidR="002257E7" w:rsidRPr="00632B36" w:rsidRDefault="002257E7" w:rsidP="002257E7">
      <w:pPr>
        <w:rPr>
          <w:i/>
          <w:sz w:val="28"/>
          <w:szCs w:val="28"/>
        </w:rPr>
      </w:pPr>
    </w:p>
    <w:p w14:paraId="185AED39" w14:textId="77777777" w:rsidR="002257E7" w:rsidRPr="00632B36" w:rsidRDefault="002257E7" w:rsidP="002257E7">
      <w:pPr>
        <w:rPr>
          <w:i/>
          <w:sz w:val="28"/>
          <w:szCs w:val="28"/>
        </w:rPr>
      </w:pPr>
    </w:p>
    <w:p w14:paraId="734B7573" w14:textId="77777777" w:rsidR="002257E7" w:rsidRPr="00632B36" w:rsidRDefault="002257E7" w:rsidP="002257E7">
      <w:pPr>
        <w:rPr>
          <w:i/>
          <w:sz w:val="28"/>
          <w:szCs w:val="28"/>
        </w:rPr>
      </w:pPr>
    </w:p>
    <w:p w14:paraId="30E5C380" w14:textId="77777777" w:rsidR="002257E7" w:rsidRPr="00632B36" w:rsidRDefault="002257E7" w:rsidP="002257E7">
      <w:pPr>
        <w:rPr>
          <w:i/>
          <w:sz w:val="28"/>
          <w:szCs w:val="28"/>
        </w:rPr>
      </w:pPr>
    </w:p>
    <w:p w14:paraId="7989CFC0" w14:textId="77777777" w:rsidR="002257E7" w:rsidRPr="00632B36" w:rsidRDefault="002257E7" w:rsidP="002257E7">
      <w:pPr>
        <w:rPr>
          <w:i/>
          <w:sz w:val="28"/>
          <w:szCs w:val="28"/>
        </w:rPr>
      </w:pPr>
    </w:p>
    <w:p w14:paraId="36F3F92E" w14:textId="77777777" w:rsidR="002257E7" w:rsidRPr="00632B36" w:rsidRDefault="002257E7" w:rsidP="002257E7">
      <w:pPr>
        <w:rPr>
          <w:i/>
          <w:sz w:val="28"/>
          <w:szCs w:val="28"/>
        </w:rPr>
      </w:pPr>
    </w:p>
    <w:p w14:paraId="48AB1A13" w14:textId="77777777" w:rsidR="002257E7" w:rsidRPr="00632B36" w:rsidRDefault="00324468" w:rsidP="002257E7">
      <w:pPr>
        <w:rPr>
          <w:sz w:val="28"/>
          <w:szCs w:val="28"/>
        </w:rPr>
      </w:pPr>
      <w:r>
        <w:rPr>
          <w:sz w:val="28"/>
          <w:szCs w:val="28"/>
        </w:rPr>
        <w:t>VERSION:</w:t>
      </w:r>
      <w:r>
        <w:rPr>
          <w:sz w:val="28"/>
          <w:szCs w:val="28"/>
        </w:rPr>
        <w:tab/>
      </w:r>
      <w:r>
        <w:rPr>
          <w:sz w:val="28"/>
          <w:szCs w:val="28"/>
        </w:rPr>
        <w:tab/>
      </w:r>
      <w:r>
        <w:rPr>
          <w:sz w:val="28"/>
          <w:szCs w:val="28"/>
        </w:rPr>
        <w:tab/>
        <w:t>1</w:t>
      </w:r>
      <w:r w:rsidR="002257E7" w:rsidRPr="00632B36">
        <w:rPr>
          <w:sz w:val="28"/>
          <w:szCs w:val="28"/>
        </w:rPr>
        <w:t>.</w:t>
      </w:r>
      <w:r w:rsidR="00622092">
        <w:rPr>
          <w:sz w:val="28"/>
          <w:szCs w:val="28"/>
        </w:rPr>
        <w:t>0</w:t>
      </w:r>
    </w:p>
    <w:p w14:paraId="671425DD" w14:textId="77777777" w:rsidR="002257E7" w:rsidRPr="00632B36" w:rsidRDefault="00324468" w:rsidP="002257E7">
      <w:pPr>
        <w:rPr>
          <w:sz w:val="28"/>
          <w:szCs w:val="28"/>
        </w:rPr>
      </w:pPr>
      <w:r>
        <w:rPr>
          <w:sz w:val="28"/>
          <w:szCs w:val="28"/>
        </w:rPr>
        <w:t>LAST UPDATED:</w:t>
      </w:r>
      <w:r>
        <w:rPr>
          <w:sz w:val="28"/>
          <w:szCs w:val="28"/>
        </w:rPr>
        <w:tab/>
      </w:r>
      <w:r w:rsidR="004E1628">
        <w:rPr>
          <w:sz w:val="28"/>
          <w:szCs w:val="28"/>
        </w:rPr>
        <w:t>11/</w:t>
      </w:r>
      <w:r w:rsidR="0088675E">
        <w:rPr>
          <w:sz w:val="28"/>
          <w:szCs w:val="28"/>
        </w:rPr>
        <w:t>22</w:t>
      </w:r>
      <w:r w:rsidR="004E1628">
        <w:rPr>
          <w:sz w:val="28"/>
          <w:szCs w:val="28"/>
        </w:rPr>
        <w:t>/2019</w:t>
      </w:r>
    </w:p>
    <w:p w14:paraId="0AFD7CC2" w14:textId="77777777" w:rsidR="002257E7" w:rsidRPr="00632B36" w:rsidRDefault="002257E7" w:rsidP="002257E7">
      <w:pPr>
        <w:rPr>
          <w:i/>
          <w:sz w:val="28"/>
          <w:szCs w:val="28"/>
        </w:rPr>
      </w:pPr>
    </w:p>
    <w:p w14:paraId="39A7E06A" w14:textId="77777777" w:rsidR="002257E7" w:rsidRPr="00632B36" w:rsidRDefault="002257E7" w:rsidP="002257E7">
      <w:pPr>
        <w:rPr>
          <w:i/>
          <w:sz w:val="28"/>
          <w:szCs w:val="28"/>
        </w:rPr>
      </w:pPr>
    </w:p>
    <w:p w14:paraId="78591659" w14:textId="77777777" w:rsidR="002257E7" w:rsidRPr="00632B36" w:rsidRDefault="002257E7" w:rsidP="002257E7">
      <w:pPr>
        <w:rPr>
          <w:rFonts w:ascii="Tahoma" w:hAnsi="Tahoma" w:cs="Tahoma"/>
          <w:b/>
          <w:sz w:val="28"/>
          <w:szCs w:val="28"/>
        </w:rPr>
      </w:pPr>
      <w:r w:rsidRPr="00632B36">
        <w:rPr>
          <w:rFonts w:ascii="Tahoma" w:hAnsi="Tahoma" w:cs="Tahoma"/>
          <w:b/>
          <w:sz w:val="28"/>
          <w:szCs w:val="28"/>
        </w:rPr>
        <w:t>DOCUMENT CONTROL:</w:t>
      </w:r>
    </w:p>
    <w:p w14:paraId="0CBB5E5A" w14:textId="77777777" w:rsidR="002257E7" w:rsidRPr="00632B36" w:rsidRDefault="002257E7" w:rsidP="002257E7">
      <w:pPr>
        <w:rPr>
          <w:rFonts w:ascii="Tahoma" w:hAnsi="Tahoma" w:cs="Tahoma"/>
          <w:b/>
          <w:sz w:val="28"/>
          <w:szCs w:val="28"/>
        </w:rPr>
      </w:pPr>
    </w:p>
    <w:p w14:paraId="0B1F6CA7" w14:textId="77777777" w:rsidR="002257E7" w:rsidRPr="00632B36" w:rsidRDefault="002257E7" w:rsidP="002257E7">
      <w:pPr>
        <w:rPr>
          <w:rFonts w:ascii="Tahoma" w:hAnsi="Tahoma" w:cs="Tahoma"/>
          <w:b/>
        </w:rPr>
      </w:pPr>
    </w:p>
    <w:p w14:paraId="4F9800DC" w14:textId="77777777" w:rsidR="002257E7" w:rsidRPr="00632B36" w:rsidRDefault="002257E7" w:rsidP="002257E7">
      <w:pPr>
        <w:rPr>
          <w:rFonts w:ascii="Tahoma" w:hAnsi="Tahoma" w:cs="Tahoma"/>
          <w:b/>
        </w:rPr>
      </w:pPr>
    </w:p>
    <w:p w14:paraId="1565C89F" w14:textId="77777777" w:rsidR="002257E7" w:rsidRPr="00632B36" w:rsidRDefault="002257E7" w:rsidP="002257E7">
      <w:pPr>
        <w:rPr>
          <w:rFonts w:ascii="Tahoma" w:hAnsi="Tahoma" w:cs="Tahoma"/>
          <w:b/>
        </w:rPr>
      </w:pPr>
    </w:p>
    <w:p w14:paraId="7CCE4749" w14:textId="77777777" w:rsidR="002257E7" w:rsidRPr="00632B36" w:rsidRDefault="002257E7" w:rsidP="002257E7">
      <w:pPr>
        <w:rPr>
          <w:rFonts w:ascii="Tahoma" w:hAnsi="Tahoma" w:cs="Tahoma"/>
          <w:b/>
        </w:rPr>
      </w:pPr>
      <w:r w:rsidRPr="00632B36">
        <w:rPr>
          <w:rFonts w:ascii="Tahoma" w:hAnsi="Tahoma" w:cs="Tahoma"/>
          <w:b/>
        </w:rPr>
        <w:t>REVISION HISTORY:</w:t>
      </w:r>
    </w:p>
    <w:p w14:paraId="1091BF52" w14:textId="77777777" w:rsidR="002257E7" w:rsidRPr="00632B36" w:rsidRDefault="002257E7" w:rsidP="002257E7">
      <w:pPr>
        <w:rPr>
          <w:rFonts w:ascii="Tahoma" w:hAnsi="Tahoma" w:cs="Tahoma"/>
          <w:b/>
        </w:rPr>
      </w:pPr>
    </w:p>
    <w:tbl>
      <w:tblPr>
        <w:tblW w:w="928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642"/>
        <w:gridCol w:w="1642"/>
        <w:gridCol w:w="2224"/>
        <w:gridCol w:w="3780"/>
      </w:tblGrid>
      <w:tr w:rsidR="002257E7" w:rsidRPr="00632B36" w14:paraId="64ADFE27" w14:textId="77777777" w:rsidTr="00593962">
        <w:tc>
          <w:tcPr>
            <w:tcW w:w="1642" w:type="dxa"/>
            <w:tcBorders>
              <w:top w:val="single" w:sz="6" w:space="0" w:color="auto"/>
              <w:left w:val="double" w:sz="6" w:space="0" w:color="auto"/>
              <w:bottom w:val="single" w:sz="6" w:space="0" w:color="auto"/>
              <w:right w:val="nil"/>
            </w:tcBorders>
            <w:shd w:val="clear" w:color="auto" w:fill="C0C0C0"/>
          </w:tcPr>
          <w:p w14:paraId="426573BF" w14:textId="77777777" w:rsidR="002257E7" w:rsidRPr="00632B36" w:rsidRDefault="002257E7" w:rsidP="00922D5F">
            <w:pPr>
              <w:jc w:val="center"/>
              <w:rPr>
                <w:rFonts w:ascii="Tahoma" w:hAnsi="Tahoma" w:cs="Tahoma"/>
                <w:b/>
                <w:sz w:val="20"/>
              </w:rPr>
            </w:pPr>
            <w:r w:rsidRPr="00632B36">
              <w:rPr>
                <w:rFonts w:ascii="Tahoma" w:hAnsi="Tahoma" w:cs="Tahoma"/>
                <w:b/>
                <w:sz w:val="20"/>
              </w:rPr>
              <w:t>Version #</w:t>
            </w:r>
          </w:p>
        </w:tc>
        <w:tc>
          <w:tcPr>
            <w:tcW w:w="1642" w:type="dxa"/>
            <w:tcBorders>
              <w:top w:val="single" w:sz="6" w:space="0" w:color="auto"/>
              <w:left w:val="double" w:sz="6" w:space="0" w:color="auto"/>
              <w:bottom w:val="single" w:sz="6" w:space="0" w:color="auto"/>
              <w:right w:val="nil"/>
            </w:tcBorders>
            <w:shd w:val="clear" w:color="auto" w:fill="C0C0C0"/>
          </w:tcPr>
          <w:p w14:paraId="491640C0" w14:textId="77777777" w:rsidR="002257E7" w:rsidRPr="00632B36" w:rsidRDefault="002257E7" w:rsidP="00922D5F">
            <w:pPr>
              <w:jc w:val="center"/>
              <w:rPr>
                <w:rFonts w:ascii="Tahoma" w:hAnsi="Tahoma" w:cs="Tahoma"/>
                <w:b/>
                <w:sz w:val="20"/>
              </w:rPr>
            </w:pPr>
            <w:r w:rsidRPr="00632B36">
              <w:rPr>
                <w:rFonts w:ascii="Tahoma" w:hAnsi="Tahoma" w:cs="Tahoma"/>
                <w:b/>
                <w:sz w:val="20"/>
              </w:rPr>
              <w:t>Date Modified</w:t>
            </w:r>
          </w:p>
        </w:tc>
        <w:tc>
          <w:tcPr>
            <w:tcW w:w="2224" w:type="dxa"/>
            <w:tcBorders>
              <w:top w:val="single" w:sz="6" w:space="0" w:color="auto"/>
              <w:left w:val="single" w:sz="6" w:space="0" w:color="auto"/>
              <w:bottom w:val="single" w:sz="6" w:space="0" w:color="auto"/>
              <w:right w:val="nil"/>
            </w:tcBorders>
            <w:shd w:val="clear" w:color="auto" w:fill="C0C0C0"/>
          </w:tcPr>
          <w:p w14:paraId="75BEE1D5" w14:textId="77777777" w:rsidR="002257E7" w:rsidRPr="00632B36" w:rsidRDefault="002257E7" w:rsidP="00922D5F">
            <w:pPr>
              <w:jc w:val="center"/>
              <w:rPr>
                <w:rFonts w:ascii="Tahoma" w:hAnsi="Tahoma" w:cs="Tahoma"/>
                <w:b/>
                <w:sz w:val="20"/>
              </w:rPr>
            </w:pPr>
            <w:r w:rsidRPr="00632B36">
              <w:rPr>
                <w:rFonts w:ascii="Tahoma" w:hAnsi="Tahoma" w:cs="Tahoma"/>
                <w:b/>
                <w:sz w:val="20"/>
              </w:rPr>
              <w:t>Modified By</w:t>
            </w:r>
          </w:p>
        </w:tc>
        <w:tc>
          <w:tcPr>
            <w:tcW w:w="3780" w:type="dxa"/>
            <w:tcBorders>
              <w:top w:val="single" w:sz="6" w:space="0" w:color="auto"/>
              <w:left w:val="single" w:sz="6" w:space="0" w:color="auto"/>
              <w:bottom w:val="single" w:sz="6" w:space="0" w:color="auto"/>
              <w:right w:val="double" w:sz="6" w:space="0" w:color="auto"/>
            </w:tcBorders>
            <w:shd w:val="clear" w:color="auto" w:fill="C0C0C0"/>
          </w:tcPr>
          <w:p w14:paraId="36EAB1A6" w14:textId="77777777" w:rsidR="002257E7" w:rsidRPr="00632B36" w:rsidRDefault="002257E7" w:rsidP="00922D5F">
            <w:pPr>
              <w:jc w:val="center"/>
              <w:rPr>
                <w:rFonts w:ascii="Tahoma" w:hAnsi="Tahoma" w:cs="Tahoma"/>
                <w:b/>
                <w:sz w:val="20"/>
              </w:rPr>
            </w:pPr>
            <w:r w:rsidRPr="00632B36">
              <w:rPr>
                <w:rFonts w:ascii="Tahoma" w:hAnsi="Tahoma" w:cs="Tahoma"/>
                <w:b/>
                <w:sz w:val="20"/>
              </w:rPr>
              <w:t>Brief Description of Change</w:t>
            </w:r>
          </w:p>
        </w:tc>
      </w:tr>
      <w:tr w:rsidR="002257E7" w:rsidRPr="00632B36" w14:paraId="3360D9C9" w14:textId="77777777" w:rsidTr="00593962">
        <w:tc>
          <w:tcPr>
            <w:tcW w:w="1642" w:type="dxa"/>
            <w:tcBorders>
              <w:top w:val="single" w:sz="6" w:space="0" w:color="auto"/>
              <w:left w:val="double" w:sz="6" w:space="0" w:color="auto"/>
              <w:bottom w:val="single" w:sz="6" w:space="0" w:color="auto"/>
              <w:right w:val="single" w:sz="6" w:space="0" w:color="auto"/>
            </w:tcBorders>
          </w:tcPr>
          <w:p w14:paraId="01FBF7A3" w14:textId="77777777" w:rsidR="002257E7" w:rsidRPr="00632B36" w:rsidRDefault="00F92090" w:rsidP="00922D5F">
            <w:pPr>
              <w:jc w:val="center"/>
              <w:rPr>
                <w:rFonts w:ascii="Tahoma" w:hAnsi="Tahoma" w:cs="Tahoma"/>
                <w:sz w:val="20"/>
              </w:rPr>
            </w:pPr>
            <w:r>
              <w:rPr>
                <w:rFonts w:ascii="Tahoma" w:hAnsi="Tahoma" w:cs="Tahoma"/>
                <w:sz w:val="20"/>
              </w:rPr>
              <w:t>1.0</w:t>
            </w:r>
          </w:p>
        </w:tc>
        <w:tc>
          <w:tcPr>
            <w:tcW w:w="1642" w:type="dxa"/>
            <w:tcBorders>
              <w:top w:val="single" w:sz="6" w:space="0" w:color="auto"/>
              <w:left w:val="double" w:sz="6" w:space="0" w:color="auto"/>
              <w:bottom w:val="single" w:sz="6" w:space="0" w:color="auto"/>
              <w:right w:val="single" w:sz="6" w:space="0" w:color="auto"/>
            </w:tcBorders>
          </w:tcPr>
          <w:p w14:paraId="3A57D70C" w14:textId="77777777" w:rsidR="002257E7" w:rsidRPr="00632B36" w:rsidRDefault="00E04C75" w:rsidP="00622092">
            <w:pPr>
              <w:jc w:val="center"/>
              <w:rPr>
                <w:rFonts w:ascii="Tahoma" w:hAnsi="Tahoma" w:cs="Tahoma"/>
                <w:sz w:val="20"/>
              </w:rPr>
            </w:pPr>
            <w:r>
              <w:rPr>
                <w:rFonts w:ascii="Tahoma" w:hAnsi="Tahoma" w:cs="Tahoma"/>
                <w:sz w:val="20"/>
              </w:rPr>
              <w:t>5</w:t>
            </w:r>
            <w:r w:rsidR="007E0B63">
              <w:rPr>
                <w:rFonts w:ascii="Tahoma" w:hAnsi="Tahoma" w:cs="Tahoma"/>
                <w:sz w:val="20"/>
              </w:rPr>
              <w:t>/</w:t>
            </w:r>
            <w:r w:rsidR="000B75AB">
              <w:rPr>
                <w:rFonts w:ascii="Tahoma" w:hAnsi="Tahoma" w:cs="Tahoma"/>
                <w:sz w:val="20"/>
              </w:rPr>
              <w:t>22</w:t>
            </w:r>
            <w:r w:rsidR="00593962">
              <w:rPr>
                <w:rFonts w:ascii="Tahoma" w:hAnsi="Tahoma" w:cs="Tahoma"/>
                <w:sz w:val="20"/>
              </w:rPr>
              <w:t>/20</w:t>
            </w:r>
            <w:r w:rsidR="00892119">
              <w:rPr>
                <w:rFonts w:ascii="Tahoma" w:hAnsi="Tahoma" w:cs="Tahoma"/>
                <w:sz w:val="20"/>
              </w:rPr>
              <w:t>20</w:t>
            </w:r>
          </w:p>
        </w:tc>
        <w:tc>
          <w:tcPr>
            <w:tcW w:w="2224" w:type="dxa"/>
            <w:tcBorders>
              <w:top w:val="single" w:sz="6" w:space="0" w:color="auto"/>
              <w:left w:val="single" w:sz="6" w:space="0" w:color="auto"/>
              <w:bottom w:val="single" w:sz="6" w:space="0" w:color="auto"/>
              <w:right w:val="single" w:sz="6" w:space="0" w:color="auto"/>
            </w:tcBorders>
          </w:tcPr>
          <w:p w14:paraId="56E1AEFE" w14:textId="77777777" w:rsidR="002257E7" w:rsidRPr="00632B36" w:rsidRDefault="00F4541D" w:rsidP="00922D5F">
            <w:pPr>
              <w:rPr>
                <w:rFonts w:ascii="Tahoma" w:hAnsi="Tahoma" w:cs="Tahoma"/>
                <w:sz w:val="20"/>
              </w:rPr>
            </w:pPr>
            <w:r>
              <w:rPr>
                <w:rFonts w:ascii="Tahoma" w:hAnsi="Tahoma" w:cs="Tahoma"/>
                <w:sz w:val="20"/>
              </w:rPr>
              <w:t>Murali M Ganta</w:t>
            </w:r>
          </w:p>
        </w:tc>
        <w:tc>
          <w:tcPr>
            <w:tcW w:w="3780" w:type="dxa"/>
            <w:tcBorders>
              <w:top w:val="single" w:sz="6" w:space="0" w:color="auto"/>
              <w:left w:val="single" w:sz="6" w:space="0" w:color="auto"/>
              <w:bottom w:val="single" w:sz="6" w:space="0" w:color="auto"/>
              <w:right w:val="double" w:sz="6" w:space="0" w:color="auto"/>
            </w:tcBorders>
          </w:tcPr>
          <w:p w14:paraId="2B0329A1" w14:textId="77777777" w:rsidR="002257E7" w:rsidRPr="00632B36" w:rsidRDefault="002257E7" w:rsidP="004571CC">
            <w:pPr>
              <w:rPr>
                <w:rFonts w:ascii="Tahoma" w:hAnsi="Tahoma" w:cs="Tahoma"/>
                <w:sz w:val="20"/>
              </w:rPr>
            </w:pPr>
            <w:r w:rsidRPr="00632B36">
              <w:rPr>
                <w:rFonts w:ascii="Tahoma" w:hAnsi="Tahoma" w:cs="Tahoma"/>
                <w:sz w:val="20"/>
              </w:rPr>
              <w:t xml:space="preserve">Initial </w:t>
            </w:r>
            <w:r w:rsidR="004571CC">
              <w:rPr>
                <w:rFonts w:ascii="Tahoma" w:hAnsi="Tahoma" w:cs="Tahoma"/>
                <w:sz w:val="20"/>
              </w:rPr>
              <w:t>Draft</w:t>
            </w:r>
          </w:p>
        </w:tc>
      </w:tr>
      <w:tr w:rsidR="004571CC" w:rsidRPr="00632B36" w14:paraId="43950EB2" w14:textId="77777777" w:rsidTr="00593962">
        <w:tc>
          <w:tcPr>
            <w:tcW w:w="1642" w:type="dxa"/>
            <w:tcBorders>
              <w:top w:val="single" w:sz="6" w:space="0" w:color="auto"/>
              <w:left w:val="double" w:sz="6" w:space="0" w:color="auto"/>
              <w:bottom w:val="single" w:sz="6" w:space="0" w:color="auto"/>
              <w:right w:val="single" w:sz="6" w:space="0" w:color="auto"/>
            </w:tcBorders>
          </w:tcPr>
          <w:p w14:paraId="258FB4C2" w14:textId="77777777" w:rsidR="004571CC" w:rsidRDefault="00AE71C4" w:rsidP="00922D5F">
            <w:pPr>
              <w:jc w:val="center"/>
              <w:rPr>
                <w:rFonts w:ascii="Tahoma" w:hAnsi="Tahoma" w:cs="Tahoma"/>
                <w:sz w:val="20"/>
              </w:rPr>
            </w:pPr>
            <w:ins w:id="0" w:author="Murali Mohan Ganta --CNTR" w:date="2020-06-29T11:06:00Z">
              <w:r>
                <w:rPr>
                  <w:rFonts w:ascii="Tahoma" w:hAnsi="Tahoma" w:cs="Tahoma"/>
                  <w:sz w:val="20"/>
                </w:rPr>
                <w:t>2.0</w:t>
              </w:r>
            </w:ins>
          </w:p>
        </w:tc>
        <w:tc>
          <w:tcPr>
            <w:tcW w:w="1642" w:type="dxa"/>
            <w:tcBorders>
              <w:top w:val="single" w:sz="6" w:space="0" w:color="auto"/>
              <w:left w:val="double" w:sz="6" w:space="0" w:color="auto"/>
              <w:bottom w:val="single" w:sz="6" w:space="0" w:color="auto"/>
              <w:right w:val="single" w:sz="6" w:space="0" w:color="auto"/>
            </w:tcBorders>
          </w:tcPr>
          <w:p w14:paraId="15164DEC" w14:textId="77777777" w:rsidR="004571CC" w:rsidRDefault="00892119" w:rsidP="00622092">
            <w:pPr>
              <w:jc w:val="center"/>
              <w:rPr>
                <w:rFonts w:ascii="Tahoma" w:hAnsi="Tahoma" w:cs="Tahoma"/>
                <w:sz w:val="20"/>
              </w:rPr>
            </w:pPr>
            <w:r>
              <w:rPr>
                <w:rFonts w:ascii="Tahoma" w:hAnsi="Tahoma" w:cs="Tahoma"/>
                <w:sz w:val="20"/>
              </w:rPr>
              <w:t>06/29/2020</w:t>
            </w:r>
          </w:p>
        </w:tc>
        <w:tc>
          <w:tcPr>
            <w:tcW w:w="2224" w:type="dxa"/>
            <w:tcBorders>
              <w:top w:val="single" w:sz="6" w:space="0" w:color="auto"/>
              <w:left w:val="single" w:sz="6" w:space="0" w:color="auto"/>
              <w:bottom w:val="single" w:sz="6" w:space="0" w:color="auto"/>
              <w:right w:val="single" w:sz="6" w:space="0" w:color="auto"/>
            </w:tcBorders>
          </w:tcPr>
          <w:p w14:paraId="13B8093D" w14:textId="77777777" w:rsidR="004571CC" w:rsidRDefault="00AE71C4" w:rsidP="00922D5F">
            <w:pPr>
              <w:rPr>
                <w:rFonts w:ascii="Tahoma" w:hAnsi="Tahoma" w:cs="Tahoma"/>
                <w:sz w:val="20"/>
              </w:rPr>
            </w:pPr>
            <w:ins w:id="1" w:author="Murali Mohan Ganta --CNTR" w:date="2020-06-29T11:06:00Z">
              <w:r>
                <w:rPr>
                  <w:rFonts w:ascii="Tahoma" w:hAnsi="Tahoma" w:cs="Tahoma"/>
                  <w:sz w:val="20"/>
                </w:rPr>
                <w:t>Murali M Ganta</w:t>
              </w:r>
            </w:ins>
          </w:p>
        </w:tc>
        <w:tc>
          <w:tcPr>
            <w:tcW w:w="3780" w:type="dxa"/>
            <w:tcBorders>
              <w:top w:val="single" w:sz="6" w:space="0" w:color="auto"/>
              <w:left w:val="single" w:sz="6" w:space="0" w:color="auto"/>
              <w:bottom w:val="single" w:sz="6" w:space="0" w:color="auto"/>
              <w:right w:val="double" w:sz="6" w:space="0" w:color="auto"/>
            </w:tcBorders>
          </w:tcPr>
          <w:p w14:paraId="16472CF9" w14:textId="77777777" w:rsidR="004571CC" w:rsidRPr="00632B36" w:rsidRDefault="00AE71C4" w:rsidP="00922D5F">
            <w:pPr>
              <w:rPr>
                <w:rFonts w:ascii="Tahoma" w:hAnsi="Tahoma" w:cs="Tahoma"/>
                <w:sz w:val="20"/>
              </w:rPr>
            </w:pPr>
            <w:ins w:id="2" w:author="Murali Mohan Ganta --CNTR" w:date="2020-06-29T11:06:00Z">
              <w:r>
                <w:rPr>
                  <w:rFonts w:ascii="Tahoma" w:hAnsi="Tahoma" w:cs="Tahoma"/>
                  <w:sz w:val="20"/>
                </w:rPr>
                <w:t>Displa</w:t>
              </w:r>
            </w:ins>
            <w:ins w:id="3" w:author="Murali Mohan Ganta --CNTR" w:date="2020-06-29T11:07:00Z">
              <w:r>
                <w:rPr>
                  <w:rFonts w:ascii="Tahoma" w:hAnsi="Tahoma" w:cs="Tahoma"/>
                  <w:sz w:val="20"/>
                </w:rPr>
                <w:t>y all consumed materials in Separate lines</w:t>
              </w:r>
            </w:ins>
          </w:p>
        </w:tc>
      </w:tr>
      <w:tr w:rsidR="00862E3D" w:rsidRPr="00632B36" w14:paraId="3463E5D6" w14:textId="77777777" w:rsidTr="00593962">
        <w:trPr>
          <w:ins w:id="4" w:author="Murali Mohan Ganta --CNTR" w:date="2020-07-08T13:00:00Z"/>
        </w:trPr>
        <w:tc>
          <w:tcPr>
            <w:tcW w:w="1642" w:type="dxa"/>
            <w:tcBorders>
              <w:top w:val="single" w:sz="6" w:space="0" w:color="auto"/>
              <w:left w:val="double" w:sz="6" w:space="0" w:color="auto"/>
              <w:bottom w:val="single" w:sz="6" w:space="0" w:color="auto"/>
              <w:right w:val="single" w:sz="6" w:space="0" w:color="auto"/>
            </w:tcBorders>
          </w:tcPr>
          <w:p w14:paraId="48618C05" w14:textId="77777777" w:rsidR="00862E3D" w:rsidRDefault="00862E3D" w:rsidP="00922D5F">
            <w:pPr>
              <w:jc w:val="center"/>
              <w:rPr>
                <w:ins w:id="5" w:author="Murali Mohan Ganta --CNTR" w:date="2020-07-08T13:00:00Z"/>
                <w:rFonts w:ascii="Tahoma" w:hAnsi="Tahoma" w:cs="Tahoma"/>
                <w:sz w:val="20"/>
              </w:rPr>
            </w:pPr>
            <w:ins w:id="6" w:author="Murali Mohan Ganta --CNTR" w:date="2020-07-08T13:00:00Z">
              <w:r>
                <w:rPr>
                  <w:rFonts w:ascii="Tahoma" w:hAnsi="Tahoma" w:cs="Tahoma"/>
                  <w:sz w:val="20"/>
                </w:rPr>
                <w:t>3.0</w:t>
              </w:r>
            </w:ins>
          </w:p>
        </w:tc>
        <w:tc>
          <w:tcPr>
            <w:tcW w:w="1642" w:type="dxa"/>
            <w:tcBorders>
              <w:top w:val="single" w:sz="6" w:space="0" w:color="auto"/>
              <w:left w:val="double" w:sz="6" w:space="0" w:color="auto"/>
              <w:bottom w:val="single" w:sz="6" w:space="0" w:color="auto"/>
              <w:right w:val="single" w:sz="6" w:space="0" w:color="auto"/>
            </w:tcBorders>
          </w:tcPr>
          <w:p w14:paraId="61456EFC" w14:textId="77777777" w:rsidR="00862E3D" w:rsidRDefault="00892119" w:rsidP="00622092">
            <w:pPr>
              <w:jc w:val="center"/>
              <w:rPr>
                <w:ins w:id="7" w:author="Murali Mohan Ganta --CNTR" w:date="2020-07-08T13:00:00Z"/>
                <w:rFonts w:ascii="Tahoma" w:hAnsi="Tahoma" w:cs="Tahoma"/>
                <w:sz w:val="20"/>
              </w:rPr>
            </w:pPr>
            <w:r>
              <w:rPr>
                <w:rFonts w:ascii="Tahoma" w:hAnsi="Tahoma" w:cs="Tahoma"/>
                <w:sz w:val="20"/>
              </w:rPr>
              <w:t>07/8/2020</w:t>
            </w:r>
          </w:p>
        </w:tc>
        <w:tc>
          <w:tcPr>
            <w:tcW w:w="2224" w:type="dxa"/>
            <w:tcBorders>
              <w:top w:val="single" w:sz="6" w:space="0" w:color="auto"/>
              <w:left w:val="single" w:sz="6" w:space="0" w:color="auto"/>
              <w:bottom w:val="single" w:sz="6" w:space="0" w:color="auto"/>
              <w:right w:val="single" w:sz="6" w:space="0" w:color="auto"/>
            </w:tcBorders>
          </w:tcPr>
          <w:p w14:paraId="3FBFAB37" w14:textId="77777777" w:rsidR="00862E3D" w:rsidRDefault="00862E3D" w:rsidP="00922D5F">
            <w:pPr>
              <w:rPr>
                <w:ins w:id="8" w:author="Murali Mohan Ganta --CNTR" w:date="2020-07-08T13:00:00Z"/>
                <w:rFonts w:ascii="Tahoma" w:hAnsi="Tahoma" w:cs="Tahoma"/>
                <w:sz w:val="20"/>
              </w:rPr>
            </w:pPr>
            <w:ins w:id="9" w:author="Murali Mohan Ganta --CNTR" w:date="2020-07-08T13:00:00Z">
              <w:r>
                <w:rPr>
                  <w:rFonts w:ascii="Tahoma" w:hAnsi="Tahoma" w:cs="Tahoma"/>
                  <w:sz w:val="20"/>
                </w:rPr>
                <w:t>Murali M Ganta</w:t>
              </w:r>
            </w:ins>
          </w:p>
        </w:tc>
        <w:tc>
          <w:tcPr>
            <w:tcW w:w="3780" w:type="dxa"/>
            <w:tcBorders>
              <w:top w:val="single" w:sz="6" w:space="0" w:color="auto"/>
              <w:left w:val="single" w:sz="6" w:space="0" w:color="auto"/>
              <w:bottom w:val="single" w:sz="6" w:space="0" w:color="auto"/>
              <w:right w:val="double" w:sz="6" w:space="0" w:color="auto"/>
            </w:tcBorders>
          </w:tcPr>
          <w:p w14:paraId="37182583" w14:textId="77777777" w:rsidR="00862E3D" w:rsidRDefault="00862E3D" w:rsidP="00922D5F">
            <w:pPr>
              <w:rPr>
                <w:ins w:id="10" w:author="Murali Mohan Ganta --CNTR" w:date="2020-07-08T13:00:00Z"/>
                <w:rFonts w:ascii="Tahoma" w:hAnsi="Tahoma" w:cs="Tahoma"/>
                <w:sz w:val="20"/>
              </w:rPr>
            </w:pPr>
            <w:ins w:id="11" w:author="Murali Mohan Ganta --CNTR" w:date="2020-07-08T13:01:00Z">
              <w:r>
                <w:rPr>
                  <w:rFonts w:ascii="Tahoma" w:hAnsi="Tahoma" w:cs="Tahoma"/>
                  <w:sz w:val="20"/>
                </w:rPr>
                <w:t>New fields added highlighted in yellow</w:t>
              </w:r>
            </w:ins>
          </w:p>
        </w:tc>
      </w:tr>
      <w:tr w:rsidR="00892119" w:rsidRPr="00632B36" w14:paraId="6B6208F6" w14:textId="77777777" w:rsidTr="00593962">
        <w:tc>
          <w:tcPr>
            <w:tcW w:w="1642" w:type="dxa"/>
            <w:tcBorders>
              <w:top w:val="single" w:sz="6" w:space="0" w:color="auto"/>
              <w:left w:val="double" w:sz="6" w:space="0" w:color="auto"/>
              <w:bottom w:val="single" w:sz="6" w:space="0" w:color="auto"/>
              <w:right w:val="single" w:sz="6" w:space="0" w:color="auto"/>
            </w:tcBorders>
          </w:tcPr>
          <w:p w14:paraId="77751503" w14:textId="77777777" w:rsidR="00892119" w:rsidRDefault="00892119" w:rsidP="00922D5F">
            <w:pPr>
              <w:jc w:val="center"/>
              <w:rPr>
                <w:rFonts w:ascii="Tahoma" w:hAnsi="Tahoma" w:cs="Tahoma"/>
                <w:sz w:val="20"/>
              </w:rPr>
            </w:pPr>
            <w:r>
              <w:rPr>
                <w:rFonts w:ascii="Tahoma" w:hAnsi="Tahoma" w:cs="Tahoma"/>
                <w:sz w:val="20"/>
              </w:rPr>
              <w:t>4.0</w:t>
            </w:r>
          </w:p>
        </w:tc>
        <w:tc>
          <w:tcPr>
            <w:tcW w:w="1642" w:type="dxa"/>
            <w:tcBorders>
              <w:top w:val="single" w:sz="6" w:space="0" w:color="auto"/>
              <w:left w:val="double" w:sz="6" w:space="0" w:color="auto"/>
              <w:bottom w:val="single" w:sz="6" w:space="0" w:color="auto"/>
              <w:right w:val="single" w:sz="6" w:space="0" w:color="auto"/>
            </w:tcBorders>
          </w:tcPr>
          <w:p w14:paraId="61B3FEDC" w14:textId="77777777" w:rsidR="00892119" w:rsidRDefault="00892119" w:rsidP="00622092">
            <w:pPr>
              <w:jc w:val="center"/>
              <w:rPr>
                <w:rFonts w:ascii="Tahoma" w:hAnsi="Tahoma" w:cs="Tahoma"/>
                <w:sz w:val="20"/>
              </w:rPr>
            </w:pPr>
            <w:r>
              <w:rPr>
                <w:rFonts w:ascii="Tahoma" w:hAnsi="Tahoma" w:cs="Tahoma"/>
                <w:sz w:val="20"/>
              </w:rPr>
              <w:t>08/27/2020</w:t>
            </w:r>
          </w:p>
        </w:tc>
        <w:tc>
          <w:tcPr>
            <w:tcW w:w="2224" w:type="dxa"/>
            <w:tcBorders>
              <w:top w:val="single" w:sz="6" w:space="0" w:color="auto"/>
              <w:left w:val="single" w:sz="6" w:space="0" w:color="auto"/>
              <w:bottom w:val="single" w:sz="6" w:space="0" w:color="auto"/>
              <w:right w:val="single" w:sz="6" w:space="0" w:color="auto"/>
            </w:tcBorders>
          </w:tcPr>
          <w:p w14:paraId="514537FB" w14:textId="77777777" w:rsidR="00892119" w:rsidRDefault="00892119" w:rsidP="00922D5F">
            <w:pPr>
              <w:rPr>
                <w:rFonts w:ascii="Tahoma" w:hAnsi="Tahoma" w:cs="Tahoma"/>
                <w:sz w:val="20"/>
              </w:rPr>
            </w:pPr>
            <w:r>
              <w:rPr>
                <w:rFonts w:ascii="Tahoma" w:hAnsi="Tahoma" w:cs="Tahoma"/>
                <w:sz w:val="20"/>
              </w:rPr>
              <w:t>Murali M GANTA</w:t>
            </w:r>
          </w:p>
        </w:tc>
        <w:tc>
          <w:tcPr>
            <w:tcW w:w="3780" w:type="dxa"/>
            <w:tcBorders>
              <w:top w:val="single" w:sz="6" w:space="0" w:color="auto"/>
              <w:left w:val="single" w:sz="6" w:space="0" w:color="auto"/>
              <w:bottom w:val="single" w:sz="6" w:space="0" w:color="auto"/>
              <w:right w:val="double" w:sz="6" w:space="0" w:color="auto"/>
            </w:tcBorders>
          </w:tcPr>
          <w:p w14:paraId="67816DE6" w14:textId="77777777" w:rsidR="00892119" w:rsidRDefault="00892119" w:rsidP="00922D5F">
            <w:pPr>
              <w:rPr>
                <w:rFonts w:ascii="Tahoma" w:hAnsi="Tahoma" w:cs="Tahoma"/>
                <w:sz w:val="20"/>
              </w:rPr>
            </w:pPr>
            <w:r>
              <w:rPr>
                <w:rFonts w:ascii="Tahoma" w:hAnsi="Tahoma" w:cs="Tahoma"/>
                <w:sz w:val="20"/>
              </w:rPr>
              <w:t xml:space="preserve">Def#4464 – PO and Item wise </w:t>
            </w:r>
            <w:proofErr w:type="spellStart"/>
            <w:r>
              <w:rPr>
                <w:rFonts w:ascii="Tahoma" w:hAnsi="Tahoma" w:cs="Tahoma"/>
                <w:sz w:val="20"/>
              </w:rPr>
              <w:t>sumarize</w:t>
            </w:r>
            <w:proofErr w:type="spellEnd"/>
          </w:p>
        </w:tc>
      </w:tr>
      <w:tr w:rsidR="00E031B9" w:rsidRPr="00632B36" w14:paraId="0E5D62BF" w14:textId="77777777" w:rsidTr="00593962">
        <w:tc>
          <w:tcPr>
            <w:tcW w:w="1642" w:type="dxa"/>
            <w:tcBorders>
              <w:top w:val="single" w:sz="6" w:space="0" w:color="auto"/>
              <w:left w:val="double" w:sz="6" w:space="0" w:color="auto"/>
              <w:bottom w:val="single" w:sz="6" w:space="0" w:color="auto"/>
              <w:right w:val="single" w:sz="6" w:space="0" w:color="auto"/>
            </w:tcBorders>
          </w:tcPr>
          <w:p w14:paraId="2AFEC19A" w14:textId="77777777" w:rsidR="00E031B9" w:rsidRDefault="00E031B9" w:rsidP="00922D5F">
            <w:pPr>
              <w:jc w:val="center"/>
              <w:rPr>
                <w:rFonts w:ascii="Tahoma" w:hAnsi="Tahoma" w:cs="Tahoma"/>
                <w:sz w:val="20"/>
              </w:rPr>
            </w:pPr>
            <w:r>
              <w:rPr>
                <w:rFonts w:ascii="Tahoma" w:hAnsi="Tahoma" w:cs="Tahoma"/>
                <w:sz w:val="20"/>
              </w:rPr>
              <w:t>5.0</w:t>
            </w:r>
          </w:p>
        </w:tc>
        <w:tc>
          <w:tcPr>
            <w:tcW w:w="1642" w:type="dxa"/>
            <w:tcBorders>
              <w:top w:val="single" w:sz="6" w:space="0" w:color="auto"/>
              <w:left w:val="double" w:sz="6" w:space="0" w:color="auto"/>
              <w:bottom w:val="single" w:sz="6" w:space="0" w:color="auto"/>
              <w:right w:val="single" w:sz="6" w:space="0" w:color="auto"/>
            </w:tcBorders>
          </w:tcPr>
          <w:p w14:paraId="0A55EAB8" w14:textId="77777777" w:rsidR="00E031B9" w:rsidRDefault="00E031B9" w:rsidP="00622092">
            <w:pPr>
              <w:jc w:val="center"/>
              <w:rPr>
                <w:rFonts w:ascii="Tahoma" w:hAnsi="Tahoma" w:cs="Tahoma"/>
                <w:sz w:val="20"/>
              </w:rPr>
            </w:pPr>
            <w:r>
              <w:rPr>
                <w:rFonts w:ascii="Tahoma" w:hAnsi="Tahoma" w:cs="Tahoma"/>
                <w:sz w:val="20"/>
              </w:rPr>
              <w:t>12/8/2020</w:t>
            </w:r>
          </w:p>
        </w:tc>
        <w:tc>
          <w:tcPr>
            <w:tcW w:w="2224" w:type="dxa"/>
            <w:tcBorders>
              <w:top w:val="single" w:sz="6" w:space="0" w:color="auto"/>
              <w:left w:val="single" w:sz="6" w:space="0" w:color="auto"/>
              <w:bottom w:val="single" w:sz="6" w:space="0" w:color="auto"/>
              <w:right w:val="single" w:sz="6" w:space="0" w:color="auto"/>
            </w:tcBorders>
          </w:tcPr>
          <w:p w14:paraId="1D1A4A0C" w14:textId="77777777" w:rsidR="00E031B9" w:rsidRDefault="00E031B9" w:rsidP="00922D5F">
            <w:pPr>
              <w:rPr>
                <w:rFonts w:ascii="Tahoma" w:hAnsi="Tahoma" w:cs="Tahoma"/>
                <w:sz w:val="20"/>
              </w:rPr>
            </w:pPr>
            <w:r>
              <w:rPr>
                <w:rFonts w:ascii="Tahoma" w:hAnsi="Tahoma" w:cs="Tahoma"/>
                <w:sz w:val="20"/>
              </w:rPr>
              <w:t>Murali M Ganta</w:t>
            </w:r>
          </w:p>
        </w:tc>
        <w:tc>
          <w:tcPr>
            <w:tcW w:w="3780" w:type="dxa"/>
            <w:tcBorders>
              <w:top w:val="single" w:sz="6" w:space="0" w:color="auto"/>
              <w:left w:val="single" w:sz="6" w:space="0" w:color="auto"/>
              <w:bottom w:val="single" w:sz="6" w:space="0" w:color="auto"/>
              <w:right w:val="double" w:sz="6" w:space="0" w:color="auto"/>
            </w:tcBorders>
          </w:tcPr>
          <w:p w14:paraId="1497607D" w14:textId="198B2F56" w:rsidR="00E031B9" w:rsidRDefault="00E031B9" w:rsidP="00922D5F">
            <w:pPr>
              <w:rPr>
                <w:rFonts w:ascii="Tahoma" w:hAnsi="Tahoma" w:cs="Tahoma"/>
                <w:sz w:val="20"/>
              </w:rPr>
            </w:pPr>
            <w:r w:rsidRPr="001F42B0">
              <w:rPr>
                <w:rFonts w:ascii="Tahoma" w:hAnsi="Tahoma" w:cs="Tahoma"/>
                <w:sz w:val="20"/>
              </w:rPr>
              <w:t>INC06340089: Fiscal year mismatch b/w Mat doc and Accounting doc</w:t>
            </w:r>
            <w:r w:rsidR="00C16D6A" w:rsidRPr="001F42B0">
              <w:rPr>
                <w:rFonts w:ascii="Tahoma" w:hAnsi="Tahoma" w:cs="Tahoma"/>
                <w:sz w:val="20"/>
              </w:rPr>
              <w:t xml:space="preserve"> and </w:t>
            </w:r>
            <w:r w:rsidR="00083541" w:rsidRPr="001F42B0">
              <w:rPr>
                <w:rFonts w:ascii="Tahoma" w:hAnsi="Tahoma" w:cs="Tahoma"/>
                <w:sz w:val="20"/>
              </w:rPr>
              <w:t xml:space="preserve">Adding </w:t>
            </w:r>
            <w:r w:rsidR="00C16D6A" w:rsidRPr="001F42B0">
              <w:rPr>
                <w:rFonts w:ascii="Tahoma" w:hAnsi="Tahoma" w:cs="Tahoma"/>
                <w:sz w:val="20"/>
              </w:rPr>
              <w:t>Save button to Layout</w:t>
            </w:r>
          </w:p>
        </w:tc>
      </w:tr>
      <w:tr w:rsidR="00891B37" w:rsidRPr="00632B36" w14:paraId="1CF3B1DF" w14:textId="77777777" w:rsidTr="00593962">
        <w:tc>
          <w:tcPr>
            <w:tcW w:w="1642" w:type="dxa"/>
            <w:tcBorders>
              <w:top w:val="single" w:sz="6" w:space="0" w:color="auto"/>
              <w:left w:val="double" w:sz="6" w:space="0" w:color="auto"/>
              <w:bottom w:val="single" w:sz="6" w:space="0" w:color="auto"/>
              <w:right w:val="single" w:sz="6" w:space="0" w:color="auto"/>
            </w:tcBorders>
          </w:tcPr>
          <w:p w14:paraId="4DD4AD28" w14:textId="0AAD78B2" w:rsidR="00891B37" w:rsidRDefault="00891B37" w:rsidP="00922D5F">
            <w:pPr>
              <w:jc w:val="center"/>
              <w:rPr>
                <w:rFonts w:ascii="Tahoma" w:hAnsi="Tahoma" w:cs="Tahoma"/>
                <w:sz w:val="20"/>
              </w:rPr>
            </w:pPr>
            <w:r>
              <w:rPr>
                <w:rFonts w:ascii="Tahoma" w:hAnsi="Tahoma" w:cs="Tahoma"/>
                <w:sz w:val="20"/>
              </w:rPr>
              <w:t>6.0</w:t>
            </w:r>
          </w:p>
        </w:tc>
        <w:tc>
          <w:tcPr>
            <w:tcW w:w="1642" w:type="dxa"/>
            <w:tcBorders>
              <w:top w:val="single" w:sz="6" w:space="0" w:color="auto"/>
              <w:left w:val="double" w:sz="6" w:space="0" w:color="auto"/>
              <w:bottom w:val="single" w:sz="6" w:space="0" w:color="auto"/>
              <w:right w:val="single" w:sz="6" w:space="0" w:color="auto"/>
            </w:tcBorders>
          </w:tcPr>
          <w:p w14:paraId="7303BFE7" w14:textId="0C024275" w:rsidR="00891B37" w:rsidRDefault="00891B37" w:rsidP="00622092">
            <w:pPr>
              <w:jc w:val="center"/>
              <w:rPr>
                <w:rFonts w:ascii="Tahoma" w:hAnsi="Tahoma" w:cs="Tahoma"/>
                <w:sz w:val="20"/>
              </w:rPr>
            </w:pPr>
            <w:r>
              <w:rPr>
                <w:rFonts w:ascii="Tahoma" w:hAnsi="Tahoma" w:cs="Tahoma"/>
                <w:sz w:val="20"/>
              </w:rPr>
              <w:t>03/19/2021</w:t>
            </w:r>
          </w:p>
        </w:tc>
        <w:tc>
          <w:tcPr>
            <w:tcW w:w="2224" w:type="dxa"/>
            <w:tcBorders>
              <w:top w:val="single" w:sz="6" w:space="0" w:color="auto"/>
              <w:left w:val="single" w:sz="6" w:space="0" w:color="auto"/>
              <w:bottom w:val="single" w:sz="6" w:space="0" w:color="auto"/>
              <w:right w:val="single" w:sz="6" w:space="0" w:color="auto"/>
            </w:tcBorders>
          </w:tcPr>
          <w:p w14:paraId="71E60217" w14:textId="5B4D569E" w:rsidR="00891B37" w:rsidRDefault="00891B37" w:rsidP="00922D5F">
            <w:pPr>
              <w:rPr>
                <w:rFonts w:ascii="Tahoma" w:hAnsi="Tahoma" w:cs="Tahoma"/>
                <w:sz w:val="20"/>
              </w:rPr>
            </w:pPr>
            <w:r>
              <w:rPr>
                <w:rFonts w:ascii="Tahoma" w:hAnsi="Tahoma" w:cs="Tahoma"/>
                <w:sz w:val="20"/>
              </w:rPr>
              <w:t xml:space="preserve">Yashwanth </w:t>
            </w:r>
            <w:r w:rsidR="00947EDF">
              <w:rPr>
                <w:rFonts w:ascii="Tahoma" w:hAnsi="Tahoma" w:cs="Tahoma"/>
                <w:sz w:val="20"/>
              </w:rPr>
              <w:t>Voora</w:t>
            </w:r>
          </w:p>
        </w:tc>
        <w:tc>
          <w:tcPr>
            <w:tcW w:w="3780" w:type="dxa"/>
            <w:tcBorders>
              <w:top w:val="single" w:sz="6" w:space="0" w:color="auto"/>
              <w:left w:val="single" w:sz="6" w:space="0" w:color="auto"/>
              <w:bottom w:val="single" w:sz="6" w:space="0" w:color="auto"/>
              <w:right w:val="double" w:sz="6" w:space="0" w:color="auto"/>
            </w:tcBorders>
          </w:tcPr>
          <w:p w14:paraId="1FEB3241" w14:textId="3493D395" w:rsidR="00891B37" w:rsidRPr="001F42B0" w:rsidRDefault="00891B37" w:rsidP="00922D5F">
            <w:pPr>
              <w:rPr>
                <w:rFonts w:ascii="Tahoma" w:hAnsi="Tahoma" w:cs="Tahoma"/>
                <w:sz w:val="20"/>
              </w:rPr>
            </w:pPr>
            <w:r w:rsidRPr="00891B37">
              <w:rPr>
                <w:rFonts w:ascii="Tahoma" w:hAnsi="Tahoma" w:cs="Tahoma"/>
                <w:sz w:val="20"/>
              </w:rPr>
              <w:t>INC06664870</w:t>
            </w:r>
            <w:r>
              <w:rPr>
                <w:rFonts w:ascii="Tahoma" w:hAnsi="Tahoma" w:cs="Tahoma"/>
                <w:sz w:val="20"/>
              </w:rPr>
              <w:t xml:space="preserve">: </w:t>
            </w:r>
            <w:r w:rsidR="00EC72DF">
              <w:rPr>
                <w:rFonts w:ascii="Tahoma" w:hAnsi="Tahoma" w:cs="Tahoma"/>
                <w:sz w:val="20"/>
              </w:rPr>
              <w:t>Bug in the</w:t>
            </w:r>
            <w:r>
              <w:rPr>
                <w:rFonts w:ascii="Tahoma" w:hAnsi="Tahoma" w:cs="Tahoma"/>
                <w:sz w:val="20"/>
              </w:rPr>
              <w:t xml:space="preserve"> Quantity column in the report</w:t>
            </w:r>
            <w:r w:rsidR="00EC72DF">
              <w:rPr>
                <w:rFonts w:ascii="Tahoma" w:hAnsi="Tahoma" w:cs="Tahoma"/>
                <w:sz w:val="20"/>
              </w:rPr>
              <w:t>.</w:t>
            </w:r>
          </w:p>
        </w:tc>
      </w:tr>
    </w:tbl>
    <w:p w14:paraId="2FA1E9DE" w14:textId="77777777" w:rsidR="002257E7" w:rsidRPr="00632B36" w:rsidRDefault="002257E7" w:rsidP="002257E7">
      <w:pPr>
        <w:rPr>
          <w:rFonts w:ascii="Tahoma" w:hAnsi="Tahoma" w:cs="Tahoma"/>
        </w:rPr>
      </w:pPr>
    </w:p>
    <w:p w14:paraId="7195B121" w14:textId="77777777" w:rsidR="002257E7" w:rsidRPr="00632B36" w:rsidRDefault="002257E7" w:rsidP="002257E7">
      <w:pPr>
        <w:rPr>
          <w:rFonts w:ascii="Tahoma" w:hAnsi="Tahoma" w:cs="Tahoma"/>
          <w:b/>
          <w:sz w:val="28"/>
          <w:szCs w:val="28"/>
        </w:rPr>
      </w:pPr>
    </w:p>
    <w:p w14:paraId="16B923C5" w14:textId="77777777" w:rsidR="002257E7" w:rsidRPr="00632B36" w:rsidRDefault="002257E7" w:rsidP="002257E7">
      <w:pPr>
        <w:rPr>
          <w:rFonts w:ascii="Tahoma" w:hAnsi="Tahoma" w:cs="Tahoma"/>
          <w:b/>
          <w:sz w:val="28"/>
          <w:szCs w:val="28"/>
        </w:rPr>
      </w:pPr>
    </w:p>
    <w:p w14:paraId="579DFBE1" w14:textId="77777777" w:rsidR="002257E7" w:rsidRPr="00632B36" w:rsidRDefault="002257E7" w:rsidP="002257E7">
      <w:pPr>
        <w:rPr>
          <w:rFonts w:ascii="Tahoma" w:hAnsi="Tahoma" w:cs="Tahoma"/>
          <w:b/>
        </w:rPr>
      </w:pPr>
      <w:r w:rsidRPr="00632B36">
        <w:rPr>
          <w:rFonts w:ascii="Tahoma" w:hAnsi="Tahoma" w:cs="Tahoma"/>
          <w:b/>
        </w:rPr>
        <w:t>APPROVALS:</w:t>
      </w:r>
    </w:p>
    <w:p w14:paraId="62D4D33C" w14:textId="77777777" w:rsidR="002257E7" w:rsidRPr="00632B36" w:rsidRDefault="002257E7" w:rsidP="002257E7">
      <w:pPr>
        <w:rPr>
          <w:rFonts w:ascii="Tahoma" w:hAnsi="Tahoma" w:cs="Tahoma"/>
          <w:b/>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358"/>
        <w:gridCol w:w="2104"/>
        <w:gridCol w:w="2126"/>
        <w:gridCol w:w="2431"/>
      </w:tblGrid>
      <w:tr w:rsidR="002257E7" w:rsidRPr="00632B36" w14:paraId="7DCE01B8" w14:textId="77777777" w:rsidTr="00922D5F">
        <w:tc>
          <w:tcPr>
            <w:tcW w:w="2358" w:type="dxa"/>
            <w:shd w:val="clear" w:color="auto" w:fill="C0C0C0"/>
          </w:tcPr>
          <w:p w14:paraId="19B87F3D" w14:textId="77777777" w:rsidR="002257E7" w:rsidRPr="00632B36" w:rsidRDefault="002257E7" w:rsidP="00922D5F">
            <w:pPr>
              <w:spacing w:after="120"/>
              <w:rPr>
                <w:rFonts w:ascii="Tahoma" w:hAnsi="Tahoma" w:cs="Tahoma"/>
                <w:b/>
                <w:sz w:val="20"/>
              </w:rPr>
            </w:pPr>
            <w:r w:rsidRPr="00632B36">
              <w:rPr>
                <w:rFonts w:ascii="Tahoma" w:hAnsi="Tahoma" w:cs="Tahoma"/>
                <w:b/>
                <w:sz w:val="20"/>
              </w:rPr>
              <w:t>Author</w:t>
            </w:r>
          </w:p>
        </w:tc>
        <w:tc>
          <w:tcPr>
            <w:tcW w:w="2104" w:type="dxa"/>
          </w:tcPr>
          <w:p w14:paraId="55F603DA" w14:textId="77777777" w:rsidR="002257E7" w:rsidRPr="00632B36" w:rsidRDefault="00F4541D" w:rsidP="00922D5F">
            <w:pPr>
              <w:rPr>
                <w:rFonts w:ascii="Tahoma" w:hAnsi="Tahoma" w:cs="Tahoma"/>
                <w:sz w:val="20"/>
              </w:rPr>
            </w:pPr>
            <w:r>
              <w:rPr>
                <w:rFonts w:ascii="Tahoma" w:hAnsi="Tahoma" w:cs="Tahoma"/>
                <w:sz w:val="20"/>
              </w:rPr>
              <w:t>Murali M Ganta</w:t>
            </w:r>
          </w:p>
        </w:tc>
        <w:tc>
          <w:tcPr>
            <w:tcW w:w="2126" w:type="dxa"/>
            <w:shd w:val="clear" w:color="auto" w:fill="C0C0C0"/>
          </w:tcPr>
          <w:p w14:paraId="59FEA0FA" w14:textId="77777777" w:rsidR="002257E7" w:rsidRPr="00632B36" w:rsidRDefault="002257E7" w:rsidP="00922D5F">
            <w:pPr>
              <w:spacing w:after="120"/>
              <w:rPr>
                <w:rFonts w:ascii="Tahoma" w:hAnsi="Tahoma" w:cs="Tahoma"/>
                <w:b/>
                <w:sz w:val="20"/>
              </w:rPr>
            </w:pPr>
            <w:r w:rsidRPr="00632B36">
              <w:rPr>
                <w:rFonts w:ascii="Tahoma" w:hAnsi="Tahoma" w:cs="Tahoma"/>
                <w:b/>
                <w:sz w:val="20"/>
              </w:rPr>
              <w:t>Date Created:</w:t>
            </w:r>
          </w:p>
        </w:tc>
        <w:tc>
          <w:tcPr>
            <w:tcW w:w="2431" w:type="dxa"/>
          </w:tcPr>
          <w:p w14:paraId="18728E69" w14:textId="77777777" w:rsidR="002257E7" w:rsidRPr="00632B36" w:rsidRDefault="00E04C75" w:rsidP="00622092">
            <w:pPr>
              <w:rPr>
                <w:rFonts w:ascii="Tahoma" w:hAnsi="Tahoma" w:cs="Tahoma"/>
                <w:sz w:val="20"/>
              </w:rPr>
            </w:pPr>
            <w:r>
              <w:rPr>
                <w:rFonts w:ascii="Tahoma" w:hAnsi="Tahoma" w:cs="Tahoma"/>
                <w:sz w:val="20"/>
              </w:rPr>
              <w:t>5</w:t>
            </w:r>
            <w:r w:rsidR="00F4541D">
              <w:rPr>
                <w:rFonts w:ascii="Tahoma" w:hAnsi="Tahoma" w:cs="Tahoma"/>
                <w:sz w:val="20"/>
              </w:rPr>
              <w:t>/</w:t>
            </w:r>
            <w:r w:rsidR="00C619BF">
              <w:rPr>
                <w:rFonts w:ascii="Tahoma" w:hAnsi="Tahoma" w:cs="Tahoma"/>
                <w:sz w:val="20"/>
              </w:rPr>
              <w:t>22</w:t>
            </w:r>
            <w:r w:rsidR="00F4541D">
              <w:rPr>
                <w:rFonts w:ascii="Tahoma" w:hAnsi="Tahoma" w:cs="Tahoma"/>
                <w:sz w:val="20"/>
              </w:rPr>
              <w:t>/20</w:t>
            </w:r>
            <w:r w:rsidR="004C7A80">
              <w:rPr>
                <w:rFonts w:ascii="Tahoma" w:hAnsi="Tahoma" w:cs="Tahoma"/>
                <w:sz w:val="20"/>
              </w:rPr>
              <w:t>20</w:t>
            </w:r>
          </w:p>
        </w:tc>
      </w:tr>
      <w:tr w:rsidR="002257E7" w:rsidRPr="00632B36" w14:paraId="241CF67A" w14:textId="77777777" w:rsidTr="00922D5F">
        <w:tc>
          <w:tcPr>
            <w:tcW w:w="2358" w:type="dxa"/>
            <w:shd w:val="clear" w:color="auto" w:fill="C0C0C0"/>
          </w:tcPr>
          <w:p w14:paraId="6324FD28" w14:textId="77777777" w:rsidR="002257E7" w:rsidRPr="00632B36" w:rsidRDefault="002257E7" w:rsidP="00922D5F">
            <w:pPr>
              <w:spacing w:after="120"/>
              <w:rPr>
                <w:rFonts w:ascii="Tahoma" w:hAnsi="Tahoma" w:cs="Tahoma"/>
                <w:b/>
                <w:sz w:val="20"/>
              </w:rPr>
            </w:pPr>
            <w:r w:rsidRPr="00632B36">
              <w:rPr>
                <w:rFonts w:ascii="Tahoma" w:hAnsi="Tahoma" w:cs="Tahoma"/>
                <w:b/>
                <w:sz w:val="20"/>
              </w:rPr>
              <w:t xml:space="preserve">Functional Team Lead </w:t>
            </w:r>
          </w:p>
        </w:tc>
        <w:tc>
          <w:tcPr>
            <w:tcW w:w="2104" w:type="dxa"/>
          </w:tcPr>
          <w:p w14:paraId="1D10D78D" w14:textId="77777777" w:rsidR="002257E7" w:rsidRPr="00632B36" w:rsidRDefault="00F4541D" w:rsidP="00922D5F">
            <w:pPr>
              <w:rPr>
                <w:rFonts w:ascii="Tahoma" w:hAnsi="Tahoma" w:cs="Tahoma"/>
                <w:sz w:val="20"/>
              </w:rPr>
            </w:pPr>
            <w:r>
              <w:rPr>
                <w:rFonts w:ascii="Tahoma" w:hAnsi="Tahoma" w:cs="Tahoma"/>
                <w:sz w:val="20"/>
              </w:rPr>
              <w:t>Sapan Shenoy/Daniel Lee</w:t>
            </w:r>
          </w:p>
        </w:tc>
        <w:tc>
          <w:tcPr>
            <w:tcW w:w="2126" w:type="dxa"/>
            <w:shd w:val="clear" w:color="auto" w:fill="C0C0C0"/>
          </w:tcPr>
          <w:p w14:paraId="2A2A04E8" w14:textId="77777777" w:rsidR="002257E7" w:rsidRPr="00632B36" w:rsidRDefault="002257E7" w:rsidP="00922D5F">
            <w:pPr>
              <w:spacing w:after="120"/>
              <w:rPr>
                <w:rFonts w:ascii="Tahoma" w:hAnsi="Tahoma" w:cs="Tahoma"/>
                <w:b/>
                <w:sz w:val="20"/>
              </w:rPr>
            </w:pPr>
            <w:r w:rsidRPr="00632B36">
              <w:rPr>
                <w:rFonts w:ascii="Tahoma" w:hAnsi="Tahoma" w:cs="Tahoma"/>
                <w:b/>
                <w:sz w:val="20"/>
              </w:rPr>
              <w:t>Signature and Date Approved:</w:t>
            </w:r>
          </w:p>
        </w:tc>
        <w:tc>
          <w:tcPr>
            <w:tcW w:w="2431" w:type="dxa"/>
          </w:tcPr>
          <w:p w14:paraId="290AF31A" w14:textId="77777777" w:rsidR="002257E7" w:rsidRPr="00632B36" w:rsidRDefault="002257E7" w:rsidP="00922D5F">
            <w:pPr>
              <w:rPr>
                <w:rFonts w:ascii="Tahoma" w:hAnsi="Tahoma" w:cs="Tahoma"/>
                <w:sz w:val="20"/>
              </w:rPr>
            </w:pPr>
          </w:p>
        </w:tc>
      </w:tr>
      <w:tr w:rsidR="002257E7" w:rsidRPr="00632B36" w14:paraId="3F2D3D54" w14:textId="77777777" w:rsidTr="00922D5F">
        <w:tc>
          <w:tcPr>
            <w:tcW w:w="2358" w:type="dxa"/>
            <w:shd w:val="clear" w:color="auto" w:fill="C0C0C0"/>
          </w:tcPr>
          <w:p w14:paraId="06286B7C" w14:textId="77777777" w:rsidR="002257E7" w:rsidRPr="00632B36" w:rsidRDefault="002257E7" w:rsidP="00922D5F">
            <w:pPr>
              <w:spacing w:after="120"/>
              <w:rPr>
                <w:rFonts w:ascii="Tahoma" w:hAnsi="Tahoma" w:cs="Tahoma"/>
                <w:b/>
                <w:sz w:val="20"/>
              </w:rPr>
            </w:pPr>
            <w:r w:rsidRPr="00632B36">
              <w:rPr>
                <w:rFonts w:ascii="Tahoma" w:hAnsi="Tahoma" w:cs="Tahoma"/>
                <w:b/>
                <w:sz w:val="20"/>
              </w:rPr>
              <w:t>Business Process Owner</w:t>
            </w:r>
          </w:p>
        </w:tc>
        <w:tc>
          <w:tcPr>
            <w:tcW w:w="2104" w:type="dxa"/>
          </w:tcPr>
          <w:p w14:paraId="57B01A42" w14:textId="77777777" w:rsidR="002257E7" w:rsidRPr="00632B36" w:rsidRDefault="00EE13ED" w:rsidP="00922D5F">
            <w:pPr>
              <w:rPr>
                <w:rFonts w:ascii="Tahoma" w:hAnsi="Tahoma" w:cs="Tahoma"/>
                <w:sz w:val="20"/>
              </w:rPr>
            </w:pPr>
            <w:r>
              <w:rPr>
                <w:rFonts w:ascii="Tahoma" w:hAnsi="Tahoma" w:cs="Tahoma"/>
                <w:sz w:val="20"/>
              </w:rPr>
              <w:t>Seth Wallis</w:t>
            </w:r>
            <w:r w:rsidR="002B4152">
              <w:rPr>
                <w:rFonts w:ascii="Tahoma" w:hAnsi="Tahoma" w:cs="Tahoma"/>
                <w:sz w:val="20"/>
              </w:rPr>
              <w:t>/Irene Chang</w:t>
            </w:r>
          </w:p>
        </w:tc>
        <w:tc>
          <w:tcPr>
            <w:tcW w:w="2126" w:type="dxa"/>
            <w:shd w:val="clear" w:color="auto" w:fill="C0C0C0"/>
          </w:tcPr>
          <w:p w14:paraId="19EC483F" w14:textId="77777777" w:rsidR="002257E7" w:rsidRPr="00632B36" w:rsidRDefault="002257E7" w:rsidP="00922D5F">
            <w:pPr>
              <w:spacing w:after="120"/>
              <w:rPr>
                <w:rFonts w:ascii="Tahoma" w:hAnsi="Tahoma" w:cs="Tahoma"/>
                <w:b/>
                <w:sz w:val="20"/>
              </w:rPr>
            </w:pPr>
            <w:r w:rsidRPr="00632B36">
              <w:rPr>
                <w:rFonts w:ascii="Tahoma" w:hAnsi="Tahoma" w:cs="Tahoma"/>
                <w:b/>
                <w:sz w:val="20"/>
              </w:rPr>
              <w:t>Signature and Date Approved:</w:t>
            </w:r>
          </w:p>
        </w:tc>
        <w:tc>
          <w:tcPr>
            <w:tcW w:w="2431" w:type="dxa"/>
          </w:tcPr>
          <w:p w14:paraId="189C4C71" w14:textId="77777777" w:rsidR="002257E7" w:rsidRPr="00632B36" w:rsidRDefault="002257E7" w:rsidP="00922D5F">
            <w:pPr>
              <w:rPr>
                <w:rFonts w:ascii="Tahoma" w:hAnsi="Tahoma" w:cs="Tahoma"/>
                <w:sz w:val="20"/>
              </w:rPr>
            </w:pPr>
          </w:p>
        </w:tc>
      </w:tr>
      <w:tr w:rsidR="002257E7" w:rsidRPr="00632B36" w14:paraId="5487CD7B" w14:textId="77777777" w:rsidTr="00922D5F">
        <w:tc>
          <w:tcPr>
            <w:tcW w:w="2358" w:type="dxa"/>
            <w:shd w:val="clear" w:color="auto" w:fill="C0C0C0"/>
          </w:tcPr>
          <w:p w14:paraId="459694C9" w14:textId="77777777" w:rsidR="002257E7" w:rsidRPr="00632B36" w:rsidRDefault="00622092" w:rsidP="00922D5F">
            <w:pPr>
              <w:spacing w:after="120"/>
              <w:rPr>
                <w:rFonts w:ascii="Tahoma" w:hAnsi="Tahoma" w:cs="Tahoma"/>
                <w:b/>
                <w:sz w:val="20"/>
              </w:rPr>
            </w:pPr>
            <w:r>
              <w:rPr>
                <w:rFonts w:ascii="Tahoma" w:hAnsi="Tahoma" w:cs="Tahoma"/>
                <w:b/>
                <w:sz w:val="20"/>
              </w:rPr>
              <w:t>BI Team Lead</w:t>
            </w:r>
          </w:p>
        </w:tc>
        <w:tc>
          <w:tcPr>
            <w:tcW w:w="2104" w:type="dxa"/>
          </w:tcPr>
          <w:p w14:paraId="3CD6B19F" w14:textId="77777777" w:rsidR="002257E7" w:rsidRPr="00632B36" w:rsidRDefault="002257E7" w:rsidP="00922D5F">
            <w:pPr>
              <w:rPr>
                <w:rFonts w:ascii="Tahoma" w:hAnsi="Tahoma" w:cs="Tahoma"/>
                <w:sz w:val="20"/>
              </w:rPr>
            </w:pPr>
          </w:p>
        </w:tc>
        <w:tc>
          <w:tcPr>
            <w:tcW w:w="2126" w:type="dxa"/>
            <w:shd w:val="clear" w:color="auto" w:fill="C0C0C0"/>
          </w:tcPr>
          <w:p w14:paraId="1368E8FF" w14:textId="77777777" w:rsidR="002257E7" w:rsidRPr="00632B36" w:rsidRDefault="002257E7" w:rsidP="00922D5F">
            <w:pPr>
              <w:spacing w:after="120"/>
              <w:rPr>
                <w:rFonts w:ascii="Tahoma" w:hAnsi="Tahoma" w:cs="Tahoma"/>
                <w:b/>
                <w:sz w:val="20"/>
              </w:rPr>
            </w:pPr>
            <w:r w:rsidRPr="00632B36">
              <w:rPr>
                <w:rFonts w:ascii="Tahoma" w:hAnsi="Tahoma" w:cs="Tahoma"/>
                <w:b/>
                <w:sz w:val="20"/>
              </w:rPr>
              <w:t>Signature and Date Approved:</w:t>
            </w:r>
          </w:p>
        </w:tc>
        <w:tc>
          <w:tcPr>
            <w:tcW w:w="2431" w:type="dxa"/>
          </w:tcPr>
          <w:p w14:paraId="3ABF3602" w14:textId="77777777" w:rsidR="002257E7" w:rsidRPr="00632B36" w:rsidRDefault="002257E7" w:rsidP="00922D5F">
            <w:pPr>
              <w:rPr>
                <w:rFonts w:ascii="Tahoma" w:hAnsi="Tahoma" w:cs="Tahoma"/>
                <w:sz w:val="20"/>
              </w:rPr>
            </w:pPr>
          </w:p>
        </w:tc>
      </w:tr>
      <w:tr w:rsidR="002257E7" w:rsidRPr="00632B36" w14:paraId="667E851B" w14:textId="77777777" w:rsidTr="00922D5F">
        <w:tc>
          <w:tcPr>
            <w:tcW w:w="2358" w:type="dxa"/>
            <w:shd w:val="clear" w:color="auto" w:fill="C0C0C0"/>
          </w:tcPr>
          <w:p w14:paraId="78E2D0F4" w14:textId="77777777" w:rsidR="002257E7" w:rsidRPr="00632B36" w:rsidRDefault="002257E7" w:rsidP="00922D5F">
            <w:pPr>
              <w:spacing w:after="120"/>
              <w:rPr>
                <w:rFonts w:ascii="Tahoma" w:hAnsi="Tahoma" w:cs="Tahoma"/>
                <w:b/>
                <w:sz w:val="20"/>
              </w:rPr>
            </w:pPr>
            <w:r w:rsidRPr="00632B36">
              <w:rPr>
                <w:rFonts w:ascii="Tahoma" w:hAnsi="Tahoma" w:cs="Tahoma"/>
                <w:b/>
                <w:sz w:val="20"/>
              </w:rPr>
              <w:t>Project Manager</w:t>
            </w:r>
          </w:p>
        </w:tc>
        <w:tc>
          <w:tcPr>
            <w:tcW w:w="2104" w:type="dxa"/>
          </w:tcPr>
          <w:p w14:paraId="307728B6" w14:textId="77777777" w:rsidR="002257E7" w:rsidRPr="00632B36" w:rsidRDefault="008C6176" w:rsidP="00922D5F">
            <w:pPr>
              <w:rPr>
                <w:rFonts w:ascii="Tahoma" w:hAnsi="Tahoma" w:cs="Tahoma"/>
                <w:sz w:val="20"/>
              </w:rPr>
            </w:pPr>
            <w:r>
              <w:rPr>
                <w:rFonts w:ascii="Tahoma" w:hAnsi="Tahoma" w:cs="Tahoma"/>
                <w:sz w:val="20"/>
              </w:rPr>
              <w:t>Sharon Tang</w:t>
            </w:r>
          </w:p>
        </w:tc>
        <w:tc>
          <w:tcPr>
            <w:tcW w:w="2126" w:type="dxa"/>
            <w:shd w:val="clear" w:color="auto" w:fill="C0C0C0"/>
          </w:tcPr>
          <w:p w14:paraId="6661A28F" w14:textId="77777777" w:rsidR="002257E7" w:rsidRPr="00632B36" w:rsidRDefault="002257E7" w:rsidP="00922D5F">
            <w:pPr>
              <w:spacing w:after="120"/>
              <w:rPr>
                <w:rFonts w:ascii="Tahoma" w:hAnsi="Tahoma" w:cs="Tahoma"/>
                <w:b/>
                <w:sz w:val="20"/>
              </w:rPr>
            </w:pPr>
            <w:r w:rsidRPr="00632B36">
              <w:rPr>
                <w:rFonts w:ascii="Tahoma" w:hAnsi="Tahoma" w:cs="Tahoma"/>
                <w:b/>
                <w:sz w:val="20"/>
              </w:rPr>
              <w:t>Signature and Date Approved:</w:t>
            </w:r>
          </w:p>
        </w:tc>
        <w:tc>
          <w:tcPr>
            <w:tcW w:w="2431" w:type="dxa"/>
          </w:tcPr>
          <w:p w14:paraId="4AA63CFD" w14:textId="77777777" w:rsidR="002257E7" w:rsidRPr="00632B36" w:rsidRDefault="002257E7" w:rsidP="00922D5F">
            <w:pPr>
              <w:rPr>
                <w:rFonts w:ascii="Tahoma" w:hAnsi="Tahoma" w:cs="Tahoma"/>
                <w:sz w:val="20"/>
              </w:rPr>
            </w:pPr>
          </w:p>
        </w:tc>
      </w:tr>
    </w:tbl>
    <w:p w14:paraId="1EC55CCA" w14:textId="77777777" w:rsidR="002257E7" w:rsidRPr="00632B36" w:rsidRDefault="002257E7" w:rsidP="002257E7">
      <w:pPr>
        <w:rPr>
          <w:rFonts w:ascii="Tahoma" w:hAnsi="Tahoma" w:cs="Tahoma"/>
        </w:rPr>
      </w:pPr>
    </w:p>
    <w:p w14:paraId="14856E27" w14:textId="77777777" w:rsidR="002257E7" w:rsidRPr="00632B36" w:rsidRDefault="002257E7" w:rsidP="002257E7">
      <w:pPr>
        <w:rPr>
          <w:rFonts w:ascii="Tahoma" w:hAnsi="Tahoma" w:cs="Tahoma"/>
        </w:rPr>
      </w:pPr>
    </w:p>
    <w:p w14:paraId="5DDF8D8E" w14:textId="77777777" w:rsidR="002257E7" w:rsidRPr="00632B36" w:rsidRDefault="002257E7" w:rsidP="002257E7">
      <w:pPr>
        <w:rPr>
          <w:b/>
          <w:sz w:val="28"/>
          <w:szCs w:val="28"/>
        </w:rPr>
      </w:pPr>
      <w:r w:rsidRPr="00632B36">
        <w:rPr>
          <w:b/>
          <w:sz w:val="28"/>
          <w:szCs w:val="28"/>
        </w:rPr>
        <w:br w:type="page"/>
      </w:r>
      <w:r w:rsidRPr="00632B36">
        <w:rPr>
          <w:b/>
          <w:sz w:val="28"/>
          <w:szCs w:val="28"/>
        </w:rPr>
        <w:lastRenderedPageBreak/>
        <w:t>TABLE OF CONTENTS:</w:t>
      </w:r>
    </w:p>
    <w:p w14:paraId="6446740C" w14:textId="77777777" w:rsidR="002257E7" w:rsidRPr="00632B36" w:rsidRDefault="002257E7" w:rsidP="002257E7"/>
    <w:p w14:paraId="7DDEED09" w14:textId="77777777" w:rsidR="002257E7" w:rsidRPr="00632B36" w:rsidRDefault="002257E7" w:rsidP="002257E7">
      <w:pPr>
        <w:pStyle w:val="TOC1"/>
        <w:tabs>
          <w:tab w:val="left" w:pos="480"/>
          <w:tab w:val="right" w:leader="underscore" w:pos="9350"/>
        </w:tabs>
        <w:rPr>
          <w:rFonts w:ascii="Calibri" w:hAnsi="Calibri"/>
          <w:b w:val="0"/>
          <w:bCs w:val="0"/>
          <w:i w:val="0"/>
          <w:iCs w:val="0"/>
          <w:noProof/>
          <w:sz w:val="22"/>
          <w:szCs w:val="22"/>
        </w:rPr>
      </w:pPr>
      <w:r w:rsidRPr="00632B36">
        <w:rPr>
          <w:b w:val="0"/>
          <w:bCs w:val="0"/>
          <w:i w:val="0"/>
          <w:iCs w:val="0"/>
        </w:rPr>
        <w:fldChar w:fldCharType="begin"/>
      </w:r>
      <w:r w:rsidRPr="00632B36">
        <w:rPr>
          <w:b w:val="0"/>
          <w:bCs w:val="0"/>
          <w:i w:val="0"/>
          <w:iCs w:val="0"/>
        </w:rPr>
        <w:instrText xml:space="preserve"> TOC \o "1-3" \h \z \u </w:instrText>
      </w:r>
      <w:r w:rsidRPr="00632B36">
        <w:rPr>
          <w:b w:val="0"/>
          <w:bCs w:val="0"/>
          <w:i w:val="0"/>
          <w:iCs w:val="0"/>
        </w:rPr>
        <w:fldChar w:fldCharType="separate"/>
      </w:r>
      <w:hyperlink w:anchor="_Toc304125029" w:history="1">
        <w:r w:rsidRPr="00632B36">
          <w:rPr>
            <w:rStyle w:val="Hyperlink"/>
            <w:rFonts w:ascii="Tahoma" w:hAnsi="Tahoma" w:cs="Tahoma"/>
            <w:noProof/>
          </w:rPr>
          <w:t>I.</w:t>
        </w:r>
        <w:r w:rsidRPr="00632B36">
          <w:rPr>
            <w:rFonts w:ascii="Calibri" w:hAnsi="Calibri"/>
            <w:b w:val="0"/>
            <w:bCs w:val="0"/>
            <w:i w:val="0"/>
            <w:iCs w:val="0"/>
            <w:noProof/>
            <w:sz w:val="22"/>
            <w:szCs w:val="22"/>
          </w:rPr>
          <w:tab/>
        </w:r>
        <w:r w:rsidRPr="00632B36">
          <w:rPr>
            <w:rStyle w:val="Hyperlink"/>
            <w:rFonts w:ascii="Tahoma" w:hAnsi="Tahoma" w:cs="Tahoma"/>
            <w:noProof/>
          </w:rPr>
          <w:t>INTRODUCTION</w:t>
        </w:r>
        <w:r w:rsidRPr="00632B36">
          <w:rPr>
            <w:noProof/>
            <w:webHidden/>
          </w:rPr>
          <w:tab/>
        </w:r>
        <w:r w:rsidRPr="00632B36">
          <w:rPr>
            <w:noProof/>
            <w:webHidden/>
          </w:rPr>
          <w:fldChar w:fldCharType="begin"/>
        </w:r>
        <w:r w:rsidRPr="00632B36">
          <w:rPr>
            <w:noProof/>
            <w:webHidden/>
          </w:rPr>
          <w:instrText xml:space="preserve"> PAGEREF _Toc304125029 \h </w:instrText>
        </w:r>
        <w:r w:rsidRPr="00632B36">
          <w:rPr>
            <w:noProof/>
            <w:webHidden/>
          </w:rPr>
        </w:r>
        <w:r w:rsidRPr="00632B36">
          <w:rPr>
            <w:noProof/>
            <w:webHidden/>
          </w:rPr>
          <w:fldChar w:fldCharType="separate"/>
        </w:r>
        <w:r w:rsidRPr="00632B36">
          <w:rPr>
            <w:noProof/>
            <w:webHidden/>
          </w:rPr>
          <w:t>4</w:t>
        </w:r>
        <w:r w:rsidRPr="00632B36">
          <w:rPr>
            <w:noProof/>
            <w:webHidden/>
          </w:rPr>
          <w:fldChar w:fldCharType="end"/>
        </w:r>
      </w:hyperlink>
    </w:p>
    <w:p w14:paraId="6C387C0F"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0" w:history="1">
        <w:r w:rsidR="002257E7" w:rsidRPr="00632B36">
          <w:rPr>
            <w:rStyle w:val="Hyperlink"/>
            <w:rFonts w:ascii="Tahoma" w:hAnsi="Tahoma" w:cs="Tahoma"/>
            <w:noProof/>
          </w:rPr>
          <w:t>A.</w:t>
        </w:r>
        <w:r w:rsidR="002257E7" w:rsidRPr="00632B36">
          <w:rPr>
            <w:rFonts w:ascii="Calibri" w:hAnsi="Calibri"/>
            <w:noProof/>
            <w:sz w:val="22"/>
            <w:szCs w:val="22"/>
          </w:rPr>
          <w:tab/>
        </w:r>
        <w:r w:rsidR="002257E7" w:rsidRPr="00632B36">
          <w:rPr>
            <w:rStyle w:val="Hyperlink"/>
            <w:rFonts w:ascii="Tahoma" w:hAnsi="Tahoma" w:cs="Tahoma"/>
            <w:noProof/>
          </w:rPr>
          <w:t>Purpose of the document</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_Toc304125030 \h </w:instrText>
        </w:r>
        <w:r w:rsidR="002257E7" w:rsidRPr="00632B36">
          <w:rPr>
            <w:noProof/>
            <w:webHidden/>
          </w:rPr>
        </w:r>
        <w:r w:rsidR="002257E7" w:rsidRPr="00632B36">
          <w:rPr>
            <w:noProof/>
            <w:webHidden/>
          </w:rPr>
          <w:fldChar w:fldCharType="separate"/>
        </w:r>
        <w:r w:rsidR="002257E7" w:rsidRPr="00632B36">
          <w:rPr>
            <w:noProof/>
            <w:webHidden/>
          </w:rPr>
          <w:t>4</w:t>
        </w:r>
        <w:r w:rsidR="002257E7" w:rsidRPr="00632B36">
          <w:rPr>
            <w:noProof/>
            <w:webHidden/>
          </w:rPr>
          <w:fldChar w:fldCharType="end"/>
        </w:r>
      </w:hyperlink>
    </w:p>
    <w:p w14:paraId="4DFC4D26"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1" w:history="1">
        <w:r w:rsidR="002257E7" w:rsidRPr="00632B36">
          <w:rPr>
            <w:rStyle w:val="Hyperlink"/>
            <w:rFonts w:ascii="Tahoma" w:hAnsi="Tahoma" w:cs="Tahoma"/>
            <w:noProof/>
          </w:rPr>
          <w:t>B.</w:t>
        </w:r>
        <w:r w:rsidR="002257E7" w:rsidRPr="00632B36">
          <w:rPr>
            <w:rFonts w:ascii="Calibri" w:hAnsi="Calibri"/>
            <w:noProof/>
            <w:sz w:val="22"/>
            <w:szCs w:val="22"/>
          </w:rPr>
          <w:tab/>
        </w:r>
        <w:r w:rsidR="002257E7" w:rsidRPr="00632B36">
          <w:rPr>
            <w:rStyle w:val="Hyperlink"/>
            <w:rFonts w:ascii="Tahoma" w:hAnsi="Tahoma" w:cs="Tahoma"/>
            <w:noProof/>
          </w:rPr>
          <w:t>Request Overview</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_Toc304125031 \h </w:instrText>
        </w:r>
        <w:r w:rsidR="002257E7" w:rsidRPr="00632B36">
          <w:rPr>
            <w:noProof/>
            <w:webHidden/>
          </w:rPr>
        </w:r>
        <w:r w:rsidR="002257E7" w:rsidRPr="00632B36">
          <w:rPr>
            <w:noProof/>
            <w:webHidden/>
          </w:rPr>
          <w:fldChar w:fldCharType="separate"/>
        </w:r>
        <w:r w:rsidR="002257E7" w:rsidRPr="00632B36">
          <w:rPr>
            <w:noProof/>
            <w:webHidden/>
          </w:rPr>
          <w:t>4</w:t>
        </w:r>
        <w:r w:rsidR="002257E7" w:rsidRPr="00632B36">
          <w:rPr>
            <w:noProof/>
            <w:webHidden/>
          </w:rPr>
          <w:fldChar w:fldCharType="end"/>
        </w:r>
      </w:hyperlink>
    </w:p>
    <w:p w14:paraId="632894D4" w14:textId="77777777" w:rsidR="002257E7" w:rsidRPr="00632B36" w:rsidRDefault="00C65ADB" w:rsidP="002257E7">
      <w:pPr>
        <w:pStyle w:val="TOC1"/>
        <w:tabs>
          <w:tab w:val="left" w:pos="660"/>
          <w:tab w:val="right" w:leader="underscore" w:pos="9350"/>
        </w:tabs>
        <w:rPr>
          <w:rFonts w:ascii="Calibri" w:hAnsi="Calibri"/>
          <w:b w:val="0"/>
          <w:bCs w:val="0"/>
          <w:i w:val="0"/>
          <w:iCs w:val="0"/>
          <w:noProof/>
          <w:sz w:val="22"/>
          <w:szCs w:val="22"/>
        </w:rPr>
      </w:pPr>
      <w:hyperlink w:anchor="_Toc304125032" w:history="1">
        <w:r w:rsidR="002257E7" w:rsidRPr="00632B36">
          <w:rPr>
            <w:rStyle w:val="Hyperlink"/>
            <w:rFonts w:ascii="Tahoma" w:hAnsi="Tahoma" w:cs="Tahoma"/>
            <w:noProof/>
          </w:rPr>
          <w:t>II.</w:t>
        </w:r>
        <w:r w:rsidR="002257E7" w:rsidRPr="00632B36">
          <w:rPr>
            <w:rFonts w:ascii="Calibri" w:hAnsi="Calibri"/>
            <w:b w:val="0"/>
            <w:bCs w:val="0"/>
            <w:i w:val="0"/>
            <w:iCs w:val="0"/>
            <w:noProof/>
            <w:sz w:val="22"/>
            <w:szCs w:val="22"/>
          </w:rPr>
          <w:tab/>
        </w:r>
        <w:r w:rsidR="002257E7" w:rsidRPr="00632B36">
          <w:rPr>
            <w:rStyle w:val="Hyperlink"/>
            <w:rFonts w:ascii="Tahoma" w:hAnsi="Tahoma" w:cs="Tahoma"/>
            <w:noProof/>
          </w:rPr>
          <w:t>OVERVIEW</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_Toc304125032 \h </w:instrText>
        </w:r>
        <w:r w:rsidR="002257E7" w:rsidRPr="00632B36">
          <w:rPr>
            <w:noProof/>
            <w:webHidden/>
          </w:rPr>
        </w:r>
        <w:r w:rsidR="002257E7" w:rsidRPr="00632B36">
          <w:rPr>
            <w:noProof/>
            <w:webHidden/>
          </w:rPr>
          <w:fldChar w:fldCharType="separate"/>
        </w:r>
        <w:r w:rsidR="002257E7" w:rsidRPr="00632B36">
          <w:rPr>
            <w:noProof/>
            <w:webHidden/>
          </w:rPr>
          <w:t>5</w:t>
        </w:r>
        <w:r w:rsidR="002257E7" w:rsidRPr="00632B36">
          <w:rPr>
            <w:noProof/>
            <w:webHidden/>
          </w:rPr>
          <w:fldChar w:fldCharType="end"/>
        </w:r>
      </w:hyperlink>
    </w:p>
    <w:p w14:paraId="26E263AE"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3" w:history="1">
        <w:r w:rsidR="002257E7" w:rsidRPr="00632B36">
          <w:rPr>
            <w:rStyle w:val="Hyperlink"/>
            <w:rFonts w:ascii="Tahoma" w:hAnsi="Tahoma" w:cs="Tahoma"/>
            <w:noProof/>
          </w:rPr>
          <w:t>A.</w:t>
        </w:r>
        <w:r w:rsidR="002257E7" w:rsidRPr="00632B36">
          <w:rPr>
            <w:rFonts w:ascii="Calibri" w:hAnsi="Calibri"/>
            <w:noProof/>
            <w:sz w:val="22"/>
            <w:szCs w:val="22"/>
          </w:rPr>
          <w:tab/>
        </w:r>
        <w:r w:rsidR="002257E7" w:rsidRPr="00632B36">
          <w:rPr>
            <w:rStyle w:val="Hyperlink"/>
            <w:rFonts w:ascii="Tahoma" w:hAnsi="Tahoma" w:cs="Tahoma"/>
            <w:noProof/>
          </w:rPr>
          <w:t>Business Driver</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_Toc304125033 \h </w:instrText>
        </w:r>
        <w:r w:rsidR="002257E7" w:rsidRPr="00632B36">
          <w:rPr>
            <w:noProof/>
            <w:webHidden/>
          </w:rPr>
        </w:r>
        <w:r w:rsidR="002257E7" w:rsidRPr="00632B36">
          <w:rPr>
            <w:noProof/>
            <w:webHidden/>
          </w:rPr>
          <w:fldChar w:fldCharType="separate"/>
        </w:r>
        <w:r w:rsidR="002257E7" w:rsidRPr="00632B36">
          <w:rPr>
            <w:noProof/>
            <w:webHidden/>
          </w:rPr>
          <w:t>5</w:t>
        </w:r>
        <w:r w:rsidR="002257E7" w:rsidRPr="00632B36">
          <w:rPr>
            <w:noProof/>
            <w:webHidden/>
          </w:rPr>
          <w:fldChar w:fldCharType="end"/>
        </w:r>
      </w:hyperlink>
    </w:p>
    <w:p w14:paraId="5616DBCF"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4" w:history="1">
        <w:r w:rsidR="002257E7" w:rsidRPr="00632B36">
          <w:rPr>
            <w:rStyle w:val="Hyperlink"/>
            <w:rFonts w:ascii="Tahoma" w:hAnsi="Tahoma" w:cs="Tahoma"/>
            <w:noProof/>
          </w:rPr>
          <w:t>B.</w:t>
        </w:r>
        <w:r w:rsidR="002257E7" w:rsidRPr="00632B36">
          <w:rPr>
            <w:rFonts w:ascii="Calibri" w:hAnsi="Calibri"/>
            <w:noProof/>
            <w:sz w:val="22"/>
            <w:szCs w:val="22"/>
          </w:rPr>
          <w:tab/>
        </w:r>
        <w:r w:rsidR="002257E7" w:rsidRPr="00632B36">
          <w:rPr>
            <w:rStyle w:val="Hyperlink"/>
            <w:rFonts w:ascii="Tahoma" w:hAnsi="Tahoma" w:cs="Tahoma"/>
            <w:noProof/>
          </w:rPr>
          <w:t>Key business requirements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_Toc304125034 \h </w:instrText>
        </w:r>
        <w:r w:rsidR="002257E7" w:rsidRPr="00632B36">
          <w:rPr>
            <w:noProof/>
            <w:webHidden/>
          </w:rPr>
        </w:r>
        <w:r w:rsidR="002257E7" w:rsidRPr="00632B36">
          <w:rPr>
            <w:noProof/>
            <w:webHidden/>
          </w:rPr>
          <w:fldChar w:fldCharType="separate"/>
        </w:r>
        <w:r w:rsidR="002257E7" w:rsidRPr="00632B36">
          <w:rPr>
            <w:noProof/>
            <w:webHidden/>
          </w:rPr>
          <w:t>5</w:t>
        </w:r>
        <w:r w:rsidR="002257E7" w:rsidRPr="00632B36">
          <w:rPr>
            <w:noProof/>
            <w:webHidden/>
          </w:rPr>
          <w:fldChar w:fldCharType="end"/>
        </w:r>
      </w:hyperlink>
    </w:p>
    <w:p w14:paraId="45FB669F"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5" w:history="1">
        <w:r w:rsidR="002257E7" w:rsidRPr="00632B36">
          <w:rPr>
            <w:rStyle w:val="Hyperlink"/>
            <w:rFonts w:ascii="Tahoma" w:hAnsi="Tahoma" w:cs="Tahoma"/>
            <w:noProof/>
          </w:rPr>
          <w:t>C.</w:t>
        </w:r>
        <w:r w:rsidR="002257E7" w:rsidRPr="00632B36">
          <w:rPr>
            <w:rFonts w:ascii="Calibri" w:hAnsi="Calibri"/>
            <w:noProof/>
            <w:sz w:val="22"/>
            <w:szCs w:val="22"/>
          </w:rPr>
          <w:tab/>
        </w:r>
        <w:r w:rsidR="002257E7" w:rsidRPr="00632B36">
          <w:rPr>
            <w:rStyle w:val="Hyperlink"/>
            <w:rFonts w:ascii="Tahoma" w:hAnsi="Tahoma" w:cs="Tahoma"/>
            <w:noProof/>
          </w:rPr>
          <w:t>High level Process overview</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_Toc304125035 \h </w:instrText>
        </w:r>
        <w:r w:rsidR="002257E7" w:rsidRPr="00632B36">
          <w:rPr>
            <w:noProof/>
            <w:webHidden/>
          </w:rPr>
        </w:r>
        <w:r w:rsidR="002257E7" w:rsidRPr="00632B36">
          <w:rPr>
            <w:noProof/>
            <w:webHidden/>
          </w:rPr>
          <w:fldChar w:fldCharType="separate"/>
        </w:r>
        <w:r w:rsidR="002257E7" w:rsidRPr="00632B36">
          <w:rPr>
            <w:noProof/>
            <w:webHidden/>
          </w:rPr>
          <w:t>5</w:t>
        </w:r>
        <w:r w:rsidR="002257E7" w:rsidRPr="00632B36">
          <w:rPr>
            <w:noProof/>
            <w:webHidden/>
          </w:rPr>
          <w:fldChar w:fldCharType="end"/>
        </w:r>
      </w:hyperlink>
    </w:p>
    <w:p w14:paraId="589CB41B"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6" w:history="1">
        <w:r w:rsidR="002257E7" w:rsidRPr="00632B36">
          <w:rPr>
            <w:rStyle w:val="Hyperlink"/>
            <w:rFonts w:ascii="Tahoma" w:hAnsi="Tahoma" w:cs="Tahoma"/>
            <w:noProof/>
          </w:rPr>
          <w:t>D.</w:t>
        </w:r>
        <w:r w:rsidR="002257E7" w:rsidRPr="00632B36">
          <w:rPr>
            <w:rFonts w:ascii="Calibri" w:hAnsi="Calibri"/>
            <w:noProof/>
            <w:sz w:val="22"/>
            <w:szCs w:val="22"/>
          </w:rPr>
          <w:tab/>
        </w:r>
        <w:r w:rsidR="002257E7" w:rsidRPr="00632B36">
          <w:rPr>
            <w:rStyle w:val="Hyperlink"/>
            <w:rFonts w:ascii="Tahoma" w:hAnsi="Tahoma" w:cs="Tahoma"/>
            <w:noProof/>
          </w:rPr>
          <w:t>Alternative Solutions evaluated</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_Toc304125036 \h </w:instrText>
        </w:r>
        <w:r w:rsidR="002257E7" w:rsidRPr="00632B36">
          <w:rPr>
            <w:noProof/>
            <w:webHidden/>
          </w:rPr>
        </w:r>
        <w:r w:rsidR="002257E7" w:rsidRPr="00632B36">
          <w:rPr>
            <w:noProof/>
            <w:webHidden/>
          </w:rPr>
          <w:fldChar w:fldCharType="separate"/>
        </w:r>
        <w:r w:rsidR="002257E7" w:rsidRPr="00632B36">
          <w:rPr>
            <w:noProof/>
            <w:webHidden/>
          </w:rPr>
          <w:t>5</w:t>
        </w:r>
        <w:r w:rsidR="002257E7" w:rsidRPr="00632B36">
          <w:rPr>
            <w:noProof/>
            <w:webHidden/>
          </w:rPr>
          <w:fldChar w:fldCharType="end"/>
        </w:r>
      </w:hyperlink>
    </w:p>
    <w:p w14:paraId="0EB6618E" w14:textId="77777777" w:rsidR="002257E7" w:rsidRPr="00632B36" w:rsidRDefault="00C65ADB" w:rsidP="002257E7">
      <w:pPr>
        <w:pStyle w:val="TOC1"/>
        <w:tabs>
          <w:tab w:val="left" w:pos="660"/>
          <w:tab w:val="right" w:leader="underscore" w:pos="9350"/>
        </w:tabs>
        <w:rPr>
          <w:rFonts w:ascii="Calibri" w:hAnsi="Calibri"/>
          <w:b w:val="0"/>
          <w:bCs w:val="0"/>
          <w:i w:val="0"/>
          <w:iCs w:val="0"/>
          <w:noProof/>
          <w:sz w:val="22"/>
          <w:szCs w:val="22"/>
        </w:rPr>
      </w:pPr>
      <w:hyperlink w:anchor="_Toc304125037" w:history="1">
        <w:r w:rsidR="002257E7" w:rsidRPr="00632B36">
          <w:rPr>
            <w:rStyle w:val="Hyperlink"/>
            <w:rFonts w:ascii="Tahoma" w:hAnsi="Tahoma" w:cs="Tahoma"/>
            <w:noProof/>
          </w:rPr>
          <w:t>III.</w:t>
        </w:r>
        <w:r w:rsidR="002257E7" w:rsidRPr="00632B36">
          <w:rPr>
            <w:rFonts w:ascii="Calibri" w:hAnsi="Calibri"/>
            <w:b w:val="0"/>
            <w:bCs w:val="0"/>
            <w:i w:val="0"/>
            <w:iCs w:val="0"/>
            <w:noProof/>
            <w:sz w:val="22"/>
            <w:szCs w:val="22"/>
          </w:rPr>
          <w:tab/>
        </w:r>
        <w:r w:rsidR="002257E7" w:rsidRPr="00632B36">
          <w:rPr>
            <w:rStyle w:val="Hyperlink"/>
            <w:rFonts w:ascii="Tahoma" w:hAnsi="Tahoma" w:cs="Tahoma"/>
            <w:noProof/>
          </w:rPr>
          <w:t>DETAILS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_Toc304125037 \h </w:instrText>
        </w:r>
        <w:r w:rsidR="002257E7" w:rsidRPr="00632B36">
          <w:rPr>
            <w:noProof/>
            <w:webHidden/>
          </w:rPr>
        </w:r>
        <w:r w:rsidR="002257E7" w:rsidRPr="00632B36">
          <w:rPr>
            <w:noProof/>
            <w:webHidden/>
          </w:rPr>
          <w:fldChar w:fldCharType="separate"/>
        </w:r>
        <w:r w:rsidR="002257E7" w:rsidRPr="00632B36">
          <w:rPr>
            <w:noProof/>
            <w:webHidden/>
          </w:rPr>
          <w:t>6</w:t>
        </w:r>
        <w:r w:rsidR="002257E7" w:rsidRPr="00632B36">
          <w:rPr>
            <w:noProof/>
            <w:webHidden/>
          </w:rPr>
          <w:fldChar w:fldCharType="end"/>
        </w:r>
      </w:hyperlink>
    </w:p>
    <w:p w14:paraId="05C92DBA"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8" w:history="1">
        <w:r w:rsidR="002257E7" w:rsidRPr="00632B36">
          <w:rPr>
            <w:rStyle w:val="Hyperlink"/>
            <w:rFonts w:ascii="Tahoma" w:hAnsi="Tahoma" w:cs="Tahoma"/>
            <w:noProof/>
          </w:rPr>
          <w:t>A.</w:t>
        </w:r>
        <w:r w:rsidR="002257E7" w:rsidRPr="00632B36">
          <w:rPr>
            <w:rFonts w:ascii="Calibri" w:hAnsi="Calibri"/>
            <w:noProof/>
            <w:sz w:val="22"/>
            <w:szCs w:val="22"/>
          </w:rPr>
          <w:tab/>
        </w:r>
        <w:r w:rsidR="002257E7" w:rsidRPr="00632B36">
          <w:rPr>
            <w:rStyle w:val="Hyperlink"/>
            <w:rFonts w:ascii="Tahoma" w:hAnsi="Tahoma" w:cs="Tahoma"/>
            <w:noProof/>
          </w:rPr>
          <w:t>Detail Processing Logic</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_Toc304125038 \h </w:instrText>
        </w:r>
        <w:r w:rsidR="002257E7" w:rsidRPr="00632B36">
          <w:rPr>
            <w:noProof/>
            <w:webHidden/>
          </w:rPr>
        </w:r>
        <w:r w:rsidR="002257E7" w:rsidRPr="00632B36">
          <w:rPr>
            <w:noProof/>
            <w:webHidden/>
          </w:rPr>
          <w:fldChar w:fldCharType="separate"/>
        </w:r>
        <w:r w:rsidR="002257E7" w:rsidRPr="00632B36">
          <w:rPr>
            <w:noProof/>
            <w:webHidden/>
          </w:rPr>
          <w:t>6</w:t>
        </w:r>
        <w:r w:rsidR="002257E7" w:rsidRPr="00632B36">
          <w:rPr>
            <w:noProof/>
            <w:webHidden/>
          </w:rPr>
          <w:fldChar w:fldCharType="end"/>
        </w:r>
      </w:hyperlink>
    </w:p>
    <w:p w14:paraId="11EBE156"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39" w:history="1">
        <w:r w:rsidR="002257E7" w:rsidRPr="00632B36">
          <w:rPr>
            <w:rStyle w:val="Hyperlink"/>
            <w:rFonts w:ascii="Tahoma" w:hAnsi="Tahoma" w:cs="Tahoma"/>
            <w:noProof/>
          </w:rPr>
          <w:t>B.</w:t>
        </w:r>
        <w:r w:rsidR="002257E7" w:rsidRPr="00632B36">
          <w:rPr>
            <w:rFonts w:ascii="Calibri" w:hAnsi="Calibri"/>
            <w:noProof/>
            <w:sz w:val="22"/>
            <w:szCs w:val="22"/>
          </w:rPr>
          <w:tab/>
        </w:r>
        <w:r w:rsidR="002257E7" w:rsidRPr="00632B36">
          <w:rPr>
            <w:rStyle w:val="Hyperlink"/>
            <w:rFonts w:ascii="Tahoma" w:hAnsi="Tahoma" w:cs="Tahoma"/>
            <w:noProof/>
          </w:rPr>
          <w:t>Selection Screen</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_Toc304125039 \h </w:instrText>
        </w:r>
        <w:r w:rsidR="002257E7" w:rsidRPr="00632B36">
          <w:rPr>
            <w:noProof/>
            <w:webHidden/>
          </w:rPr>
        </w:r>
        <w:r w:rsidR="002257E7" w:rsidRPr="00632B36">
          <w:rPr>
            <w:noProof/>
            <w:webHidden/>
          </w:rPr>
          <w:fldChar w:fldCharType="separate"/>
        </w:r>
        <w:r w:rsidR="002257E7" w:rsidRPr="00632B36">
          <w:rPr>
            <w:noProof/>
            <w:webHidden/>
          </w:rPr>
          <w:t>8</w:t>
        </w:r>
        <w:r w:rsidR="002257E7" w:rsidRPr="00632B36">
          <w:rPr>
            <w:noProof/>
            <w:webHidden/>
          </w:rPr>
          <w:fldChar w:fldCharType="end"/>
        </w:r>
      </w:hyperlink>
    </w:p>
    <w:p w14:paraId="21304C87"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40" w:history="1">
        <w:r w:rsidR="002257E7" w:rsidRPr="00632B36">
          <w:rPr>
            <w:rStyle w:val="Hyperlink"/>
            <w:rFonts w:ascii="Tahoma" w:hAnsi="Tahoma" w:cs="Tahoma"/>
            <w:noProof/>
          </w:rPr>
          <w:t>C.</w:t>
        </w:r>
        <w:r w:rsidR="002257E7" w:rsidRPr="00632B36">
          <w:rPr>
            <w:rFonts w:ascii="Calibri" w:hAnsi="Calibri"/>
            <w:noProof/>
            <w:sz w:val="22"/>
            <w:szCs w:val="22"/>
          </w:rPr>
          <w:tab/>
        </w:r>
        <w:r w:rsidR="002257E7" w:rsidRPr="00632B36">
          <w:rPr>
            <w:rStyle w:val="Hyperlink"/>
            <w:rFonts w:ascii="Tahoma" w:hAnsi="Tahoma" w:cs="Tahoma"/>
            <w:noProof/>
          </w:rPr>
          <w:t>Exception Handling Rules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_Toc304125040 \h </w:instrText>
        </w:r>
        <w:r w:rsidR="002257E7" w:rsidRPr="00632B36">
          <w:rPr>
            <w:noProof/>
            <w:webHidden/>
          </w:rPr>
        </w:r>
        <w:r w:rsidR="002257E7" w:rsidRPr="00632B36">
          <w:rPr>
            <w:noProof/>
            <w:webHidden/>
          </w:rPr>
          <w:fldChar w:fldCharType="separate"/>
        </w:r>
        <w:r w:rsidR="002257E7" w:rsidRPr="00632B36">
          <w:rPr>
            <w:noProof/>
            <w:webHidden/>
          </w:rPr>
          <w:t>8</w:t>
        </w:r>
        <w:r w:rsidR="002257E7" w:rsidRPr="00632B36">
          <w:rPr>
            <w:noProof/>
            <w:webHidden/>
          </w:rPr>
          <w:fldChar w:fldCharType="end"/>
        </w:r>
      </w:hyperlink>
    </w:p>
    <w:p w14:paraId="54F497EE"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41" w:history="1">
        <w:r w:rsidR="002257E7" w:rsidRPr="00632B36">
          <w:rPr>
            <w:rStyle w:val="Hyperlink"/>
            <w:rFonts w:ascii="Tahoma" w:hAnsi="Tahoma" w:cs="Tahoma"/>
            <w:noProof/>
          </w:rPr>
          <w:t>D.</w:t>
        </w:r>
        <w:r w:rsidR="002257E7" w:rsidRPr="00632B36">
          <w:rPr>
            <w:rFonts w:ascii="Calibri" w:hAnsi="Calibri"/>
            <w:noProof/>
            <w:sz w:val="22"/>
            <w:szCs w:val="22"/>
          </w:rPr>
          <w:tab/>
        </w:r>
        <w:r w:rsidR="002257E7" w:rsidRPr="00632B36">
          <w:rPr>
            <w:rStyle w:val="Hyperlink"/>
            <w:rFonts w:ascii="Tahoma" w:hAnsi="Tahoma" w:cs="Tahoma"/>
            <w:noProof/>
          </w:rPr>
          <w:t>Special Requirements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_Toc304125041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46756AD7"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42" w:history="1">
        <w:r w:rsidR="002257E7" w:rsidRPr="00632B36">
          <w:rPr>
            <w:rStyle w:val="Hyperlink"/>
            <w:rFonts w:ascii="Tahoma" w:hAnsi="Tahoma" w:cs="Tahoma"/>
            <w:noProof/>
          </w:rPr>
          <w:t>E.</w:t>
        </w:r>
        <w:r w:rsidR="002257E7" w:rsidRPr="00632B36">
          <w:rPr>
            <w:rFonts w:ascii="Calibri" w:hAnsi="Calibri"/>
            <w:noProof/>
            <w:sz w:val="22"/>
            <w:szCs w:val="22"/>
          </w:rPr>
          <w:tab/>
        </w:r>
        <w:r w:rsidR="002257E7" w:rsidRPr="00632B36">
          <w:rPr>
            <w:rStyle w:val="Hyperlink"/>
            <w:rFonts w:ascii="Tahoma" w:hAnsi="Tahoma" w:cs="Tahoma"/>
            <w:noProof/>
          </w:rPr>
          <w:t>Dependencies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_Toc304125042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21908ABB" w14:textId="77777777" w:rsidR="002257E7" w:rsidRPr="00632B36" w:rsidRDefault="00C65ADB" w:rsidP="002257E7">
      <w:pPr>
        <w:pStyle w:val="TOC2"/>
        <w:tabs>
          <w:tab w:val="left" w:pos="660"/>
          <w:tab w:val="right" w:leader="underscore" w:pos="9350"/>
        </w:tabs>
        <w:rPr>
          <w:rFonts w:ascii="Calibri" w:hAnsi="Calibri"/>
          <w:noProof/>
          <w:sz w:val="22"/>
          <w:szCs w:val="22"/>
        </w:rPr>
      </w:pPr>
      <w:hyperlink w:anchor="_Toc304125043" w:history="1">
        <w:r w:rsidR="002257E7" w:rsidRPr="00632B36">
          <w:rPr>
            <w:rStyle w:val="Hyperlink"/>
            <w:rFonts w:ascii="Tahoma" w:hAnsi="Tahoma" w:cs="Tahoma"/>
            <w:noProof/>
          </w:rPr>
          <w:t>F.</w:t>
        </w:r>
        <w:r w:rsidR="002257E7" w:rsidRPr="00632B36">
          <w:rPr>
            <w:rFonts w:ascii="Calibri" w:hAnsi="Calibri"/>
            <w:noProof/>
            <w:sz w:val="22"/>
            <w:szCs w:val="22"/>
          </w:rPr>
          <w:tab/>
        </w:r>
        <w:r w:rsidR="002257E7" w:rsidRPr="00632B36">
          <w:rPr>
            <w:rStyle w:val="Hyperlink"/>
            <w:rFonts w:ascii="Tahoma" w:hAnsi="Tahoma" w:cs="Tahoma"/>
            <w:noProof/>
          </w:rPr>
          <w:t>Constraints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_Toc304125043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4126EC7E"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44" w:history="1">
        <w:r w:rsidR="002257E7" w:rsidRPr="00632B36">
          <w:rPr>
            <w:rStyle w:val="Hyperlink"/>
            <w:rFonts w:ascii="Tahoma" w:hAnsi="Tahoma" w:cs="Tahoma"/>
            <w:noProof/>
          </w:rPr>
          <w:t>G.</w:t>
        </w:r>
        <w:r w:rsidR="002257E7" w:rsidRPr="00632B36">
          <w:rPr>
            <w:rFonts w:ascii="Calibri" w:hAnsi="Calibri"/>
            <w:noProof/>
            <w:sz w:val="22"/>
            <w:szCs w:val="22"/>
          </w:rPr>
          <w:tab/>
        </w:r>
        <w:r w:rsidR="002257E7" w:rsidRPr="00632B36">
          <w:rPr>
            <w:rStyle w:val="Hyperlink"/>
            <w:rFonts w:ascii="Tahoma" w:hAnsi="Tahoma" w:cs="Tahoma"/>
            <w:noProof/>
          </w:rPr>
          <w:t>Scheduling Requirements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_Toc304125044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0D4B7F55" w14:textId="77777777" w:rsidR="002257E7" w:rsidRPr="00632B36" w:rsidRDefault="00C65ADB" w:rsidP="002257E7">
      <w:pPr>
        <w:pStyle w:val="TOC2"/>
        <w:tabs>
          <w:tab w:val="left" w:pos="880"/>
          <w:tab w:val="right" w:leader="underscore" w:pos="9350"/>
        </w:tabs>
        <w:rPr>
          <w:rFonts w:ascii="Calibri" w:hAnsi="Calibri"/>
          <w:noProof/>
          <w:sz w:val="22"/>
          <w:szCs w:val="22"/>
        </w:rPr>
      </w:pPr>
      <w:hyperlink w:anchor="_Toc304125045" w:history="1">
        <w:r w:rsidR="002257E7" w:rsidRPr="00632B36">
          <w:rPr>
            <w:rStyle w:val="Hyperlink"/>
            <w:rFonts w:ascii="Tahoma" w:hAnsi="Tahoma" w:cs="Tahoma"/>
            <w:noProof/>
          </w:rPr>
          <w:t>H.</w:t>
        </w:r>
        <w:r w:rsidR="002257E7" w:rsidRPr="00632B36">
          <w:rPr>
            <w:rFonts w:ascii="Calibri" w:hAnsi="Calibri"/>
            <w:noProof/>
            <w:sz w:val="22"/>
            <w:szCs w:val="22"/>
          </w:rPr>
          <w:tab/>
        </w:r>
        <w:r w:rsidR="002257E7" w:rsidRPr="00632B36">
          <w:rPr>
            <w:rStyle w:val="Hyperlink"/>
            <w:rFonts w:ascii="Tahoma" w:hAnsi="Tahoma" w:cs="Tahoma"/>
            <w:noProof/>
          </w:rPr>
          <w:t>Test Specification</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_Toc304125045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2460A663" w14:textId="77777777" w:rsidR="002257E7" w:rsidRPr="00632B36" w:rsidRDefault="00C65ADB" w:rsidP="002257E7">
      <w:pPr>
        <w:pStyle w:val="TOC3"/>
        <w:tabs>
          <w:tab w:val="left" w:pos="1100"/>
          <w:tab w:val="right" w:leader="underscore" w:pos="9350"/>
        </w:tabs>
        <w:rPr>
          <w:rFonts w:ascii="Calibri" w:hAnsi="Calibri"/>
          <w:noProof/>
          <w:sz w:val="22"/>
          <w:szCs w:val="22"/>
        </w:rPr>
      </w:pPr>
      <w:hyperlink w:anchor="_Toc304125046" w:history="1">
        <w:r w:rsidR="002257E7" w:rsidRPr="00632B36">
          <w:rPr>
            <w:rStyle w:val="Hyperlink"/>
            <w:rFonts w:ascii="Tahoma" w:hAnsi="Tahoma" w:cs="Tahoma"/>
            <w:i/>
            <w:noProof/>
          </w:rPr>
          <w:t>1.</w:t>
        </w:r>
        <w:r w:rsidR="002257E7" w:rsidRPr="00632B36">
          <w:rPr>
            <w:rFonts w:ascii="Calibri" w:hAnsi="Calibri"/>
            <w:noProof/>
            <w:sz w:val="22"/>
            <w:szCs w:val="22"/>
          </w:rPr>
          <w:tab/>
        </w:r>
        <w:r w:rsidR="002257E7" w:rsidRPr="00632B36">
          <w:rPr>
            <w:rStyle w:val="Hyperlink"/>
            <w:rFonts w:ascii="Tahoma" w:hAnsi="Tahoma" w:cs="Tahoma"/>
            <w:i/>
            <w:noProof/>
          </w:rPr>
          <w:t>Functional Test Scenarios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_Toc304125046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2ADBFAE2" w14:textId="77777777" w:rsidR="002257E7" w:rsidRPr="00632B36" w:rsidRDefault="00C65ADB" w:rsidP="002257E7">
      <w:pPr>
        <w:pStyle w:val="TOC3"/>
        <w:tabs>
          <w:tab w:val="left" w:pos="1100"/>
          <w:tab w:val="right" w:leader="underscore" w:pos="9350"/>
        </w:tabs>
        <w:rPr>
          <w:rFonts w:ascii="Calibri" w:hAnsi="Calibri"/>
          <w:noProof/>
          <w:sz w:val="22"/>
          <w:szCs w:val="22"/>
        </w:rPr>
      </w:pPr>
      <w:hyperlink w:anchor="_Toc304125047" w:history="1">
        <w:r w:rsidR="002257E7" w:rsidRPr="00632B36">
          <w:rPr>
            <w:rStyle w:val="Hyperlink"/>
            <w:rFonts w:ascii="Tahoma" w:hAnsi="Tahoma" w:cs="Tahoma"/>
            <w:i/>
            <w:noProof/>
          </w:rPr>
          <w:t>2.</w:t>
        </w:r>
        <w:r w:rsidR="002257E7" w:rsidRPr="00632B36">
          <w:rPr>
            <w:rFonts w:ascii="Calibri" w:hAnsi="Calibri"/>
            <w:noProof/>
            <w:sz w:val="22"/>
            <w:szCs w:val="22"/>
          </w:rPr>
          <w:tab/>
        </w:r>
        <w:r w:rsidR="002257E7" w:rsidRPr="00632B36">
          <w:rPr>
            <w:rStyle w:val="Hyperlink"/>
            <w:rFonts w:ascii="Tahoma" w:hAnsi="Tahoma" w:cs="Tahoma"/>
            <w:i/>
            <w:noProof/>
          </w:rPr>
          <w:t>Test Data &amp; Other Needs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_Toc304125047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54347E8D" w14:textId="77777777" w:rsidR="002257E7" w:rsidRPr="00632B36" w:rsidRDefault="00C65ADB" w:rsidP="002257E7">
      <w:pPr>
        <w:pStyle w:val="TOC3"/>
        <w:tabs>
          <w:tab w:val="left" w:pos="1100"/>
          <w:tab w:val="right" w:leader="underscore" w:pos="9350"/>
        </w:tabs>
        <w:rPr>
          <w:rFonts w:ascii="Calibri" w:hAnsi="Calibri"/>
          <w:noProof/>
          <w:sz w:val="22"/>
          <w:szCs w:val="22"/>
        </w:rPr>
      </w:pPr>
      <w:hyperlink w:anchor="_Toc304125048" w:history="1">
        <w:r w:rsidR="002257E7" w:rsidRPr="00632B36">
          <w:rPr>
            <w:rStyle w:val="Hyperlink"/>
            <w:rFonts w:ascii="Tahoma" w:hAnsi="Tahoma" w:cs="Tahoma"/>
            <w:i/>
            <w:noProof/>
          </w:rPr>
          <w:t>3.</w:t>
        </w:r>
        <w:r w:rsidR="002257E7" w:rsidRPr="00632B36">
          <w:rPr>
            <w:rFonts w:ascii="Calibri" w:hAnsi="Calibri"/>
            <w:noProof/>
            <w:sz w:val="22"/>
            <w:szCs w:val="22"/>
          </w:rPr>
          <w:tab/>
        </w:r>
        <w:r w:rsidR="002257E7" w:rsidRPr="00632B36">
          <w:rPr>
            <w:rStyle w:val="Hyperlink"/>
            <w:rFonts w:ascii="Tahoma" w:hAnsi="Tahoma" w:cs="Tahoma"/>
            <w:i/>
            <w:noProof/>
          </w:rPr>
          <w:t>Test System &amp; Environment</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_Toc304125048 \h </w:instrText>
        </w:r>
        <w:r w:rsidR="002257E7" w:rsidRPr="00632B36">
          <w:rPr>
            <w:noProof/>
            <w:webHidden/>
          </w:rPr>
        </w:r>
        <w:r w:rsidR="002257E7" w:rsidRPr="00632B36">
          <w:rPr>
            <w:noProof/>
            <w:webHidden/>
          </w:rPr>
          <w:fldChar w:fldCharType="separate"/>
        </w:r>
        <w:r w:rsidR="002257E7" w:rsidRPr="00632B36">
          <w:rPr>
            <w:noProof/>
            <w:webHidden/>
          </w:rPr>
          <w:t>9</w:t>
        </w:r>
        <w:r w:rsidR="002257E7" w:rsidRPr="00632B36">
          <w:rPr>
            <w:noProof/>
            <w:webHidden/>
          </w:rPr>
          <w:fldChar w:fldCharType="end"/>
        </w:r>
      </w:hyperlink>
    </w:p>
    <w:p w14:paraId="7CE7C7E0" w14:textId="77777777" w:rsidR="002257E7" w:rsidRPr="00632B36" w:rsidRDefault="00C65ADB" w:rsidP="002257E7">
      <w:pPr>
        <w:pStyle w:val="TOC2"/>
        <w:tabs>
          <w:tab w:val="left" w:pos="660"/>
          <w:tab w:val="right" w:leader="underscore" w:pos="9350"/>
        </w:tabs>
        <w:rPr>
          <w:rFonts w:ascii="Calibri" w:hAnsi="Calibri"/>
          <w:noProof/>
          <w:sz w:val="22"/>
          <w:szCs w:val="22"/>
        </w:rPr>
      </w:pPr>
      <w:hyperlink w:anchor="_Toc304125049" w:history="1">
        <w:r w:rsidR="002257E7" w:rsidRPr="00632B36">
          <w:rPr>
            <w:rStyle w:val="Hyperlink"/>
            <w:rFonts w:ascii="Tahoma" w:hAnsi="Tahoma" w:cs="Tahoma"/>
            <w:noProof/>
          </w:rPr>
          <w:t>I.</w:t>
        </w:r>
        <w:r w:rsidR="002257E7" w:rsidRPr="00632B36">
          <w:rPr>
            <w:rFonts w:ascii="Calibri" w:hAnsi="Calibri"/>
            <w:noProof/>
            <w:sz w:val="22"/>
            <w:szCs w:val="22"/>
          </w:rPr>
          <w:tab/>
        </w:r>
        <w:r w:rsidR="002257E7" w:rsidRPr="00632B36">
          <w:rPr>
            <w:rStyle w:val="Hyperlink"/>
            <w:rFonts w:ascii="Tahoma" w:hAnsi="Tahoma" w:cs="Tahoma"/>
            <w:noProof/>
          </w:rPr>
          <w:t>Audit Requirements/Integrity Controls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_Toc304125049 \h </w:instrText>
        </w:r>
        <w:r w:rsidR="002257E7" w:rsidRPr="00632B36">
          <w:rPr>
            <w:noProof/>
            <w:webHidden/>
          </w:rPr>
        </w:r>
        <w:r w:rsidR="002257E7" w:rsidRPr="00632B36">
          <w:rPr>
            <w:noProof/>
            <w:webHidden/>
          </w:rPr>
          <w:fldChar w:fldCharType="separate"/>
        </w:r>
        <w:r w:rsidR="002257E7" w:rsidRPr="00632B36">
          <w:rPr>
            <w:noProof/>
            <w:webHidden/>
          </w:rPr>
          <w:t>10</w:t>
        </w:r>
        <w:r w:rsidR="002257E7" w:rsidRPr="00632B36">
          <w:rPr>
            <w:noProof/>
            <w:webHidden/>
          </w:rPr>
          <w:fldChar w:fldCharType="end"/>
        </w:r>
      </w:hyperlink>
    </w:p>
    <w:p w14:paraId="62EBE8B7" w14:textId="77777777" w:rsidR="002257E7" w:rsidRPr="00632B36" w:rsidRDefault="00C65ADB" w:rsidP="002257E7">
      <w:pPr>
        <w:pStyle w:val="TOC2"/>
        <w:tabs>
          <w:tab w:val="left" w:pos="660"/>
          <w:tab w:val="right" w:leader="underscore" w:pos="9350"/>
        </w:tabs>
        <w:rPr>
          <w:rFonts w:ascii="Calibri" w:hAnsi="Calibri"/>
          <w:noProof/>
          <w:sz w:val="22"/>
          <w:szCs w:val="22"/>
        </w:rPr>
      </w:pPr>
      <w:hyperlink w:anchor="_Toc304125050" w:history="1">
        <w:r w:rsidR="002257E7" w:rsidRPr="00632B36">
          <w:rPr>
            <w:rStyle w:val="Hyperlink"/>
            <w:rFonts w:ascii="Tahoma" w:hAnsi="Tahoma" w:cs="Tahoma"/>
            <w:noProof/>
          </w:rPr>
          <w:t>J.</w:t>
        </w:r>
        <w:r w:rsidR="002257E7" w:rsidRPr="00632B36">
          <w:rPr>
            <w:rFonts w:ascii="Calibri" w:hAnsi="Calibri"/>
            <w:noProof/>
            <w:sz w:val="22"/>
            <w:szCs w:val="22"/>
          </w:rPr>
          <w:tab/>
        </w:r>
        <w:r w:rsidR="002257E7" w:rsidRPr="00632B36">
          <w:rPr>
            <w:rStyle w:val="Hyperlink"/>
            <w:rFonts w:ascii="Tahoma" w:hAnsi="Tahoma" w:cs="Tahoma"/>
            <w:noProof/>
          </w:rPr>
          <w:t>Security/Authorization Requirements</w:t>
        </w:r>
        <w:r w:rsidR="002257E7" w:rsidRPr="00632B36">
          <w:rPr>
            <w:noProof/>
            <w:webHidden/>
          </w:rPr>
          <w:tab/>
        </w:r>
        <w:r w:rsidR="002257E7" w:rsidRPr="00632B36">
          <w:rPr>
            <w:noProof/>
            <w:webHidden/>
          </w:rPr>
          <w:fldChar w:fldCharType="begin"/>
        </w:r>
        <w:r w:rsidR="002257E7" w:rsidRPr="00632B36">
          <w:rPr>
            <w:noProof/>
            <w:webHidden/>
          </w:rPr>
          <w:instrText xml:space="preserve"> PAGEREF _Toc304125050 \h </w:instrText>
        </w:r>
        <w:r w:rsidR="002257E7" w:rsidRPr="00632B36">
          <w:rPr>
            <w:noProof/>
            <w:webHidden/>
          </w:rPr>
        </w:r>
        <w:r w:rsidR="002257E7" w:rsidRPr="00632B36">
          <w:rPr>
            <w:noProof/>
            <w:webHidden/>
          </w:rPr>
          <w:fldChar w:fldCharType="separate"/>
        </w:r>
        <w:r w:rsidR="002257E7" w:rsidRPr="00632B36">
          <w:rPr>
            <w:noProof/>
            <w:webHidden/>
          </w:rPr>
          <w:t>10</w:t>
        </w:r>
        <w:r w:rsidR="002257E7" w:rsidRPr="00632B36">
          <w:rPr>
            <w:noProof/>
            <w:webHidden/>
          </w:rPr>
          <w:fldChar w:fldCharType="end"/>
        </w:r>
      </w:hyperlink>
    </w:p>
    <w:p w14:paraId="0F4B9691" w14:textId="77777777" w:rsidR="002257E7" w:rsidRPr="00632B36" w:rsidRDefault="002257E7" w:rsidP="002257E7">
      <w:r w:rsidRPr="00632B36">
        <w:rPr>
          <w:b/>
          <w:bCs/>
          <w:i/>
          <w:iCs/>
        </w:rPr>
        <w:fldChar w:fldCharType="end"/>
      </w:r>
    </w:p>
    <w:p w14:paraId="61DBE33C" w14:textId="77777777" w:rsidR="002257E7" w:rsidRPr="00632B36" w:rsidRDefault="002257E7" w:rsidP="002257E7">
      <w:pPr>
        <w:sectPr w:rsidR="002257E7" w:rsidRPr="00632B36">
          <w:headerReference w:type="even" r:id="rId12"/>
          <w:headerReference w:type="default" r:id="rId13"/>
          <w:footerReference w:type="even" r:id="rId14"/>
          <w:footerReference w:type="default" r:id="rId15"/>
          <w:headerReference w:type="first" r:id="rId16"/>
          <w:footerReference w:type="first" r:id="rId17"/>
          <w:pgSz w:w="12240" w:h="15840" w:code="1"/>
          <w:pgMar w:top="1728" w:right="1440" w:bottom="1152" w:left="1440" w:header="720" w:footer="720" w:gutter="0"/>
          <w:cols w:space="720"/>
        </w:sectPr>
      </w:pPr>
    </w:p>
    <w:p w14:paraId="4BA9553B" w14:textId="77777777" w:rsidR="002257E7" w:rsidRPr="00632B36" w:rsidRDefault="002257E7" w:rsidP="002257E7">
      <w:pPr>
        <w:pStyle w:val="Heading1"/>
        <w:rPr>
          <w:rFonts w:ascii="Tahoma" w:hAnsi="Tahoma" w:cs="Tahoma"/>
        </w:rPr>
      </w:pPr>
      <w:bookmarkStart w:id="12" w:name="_Toc304125029"/>
      <w:r w:rsidRPr="00632B36">
        <w:rPr>
          <w:rFonts w:ascii="Tahoma" w:hAnsi="Tahoma" w:cs="Tahoma"/>
        </w:rPr>
        <w:lastRenderedPageBreak/>
        <w:t>INTRODUCTION</w:t>
      </w:r>
      <w:bookmarkEnd w:id="12"/>
    </w:p>
    <w:p w14:paraId="3A378982" w14:textId="77777777" w:rsidR="002257E7" w:rsidRPr="00632B36" w:rsidRDefault="002257E7" w:rsidP="002257E7">
      <w:pPr>
        <w:pStyle w:val="Heading2"/>
        <w:tabs>
          <w:tab w:val="num" w:pos="540"/>
        </w:tabs>
        <w:ind w:left="0"/>
        <w:rPr>
          <w:rFonts w:ascii="Tahoma" w:hAnsi="Tahoma" w:cs="Tahoma"/>
          <w:i w:val="0"/>
          <w:sz w:val="24"/>
          <w:szCs w:val="24"/>
        </w:rPr>
      </w:pPr>
      <w:bookmarkStart w:id="13" w:name="_Toc304125030"/>
      <w:r w:rsidRPr="00632B36">
        <w:rPr>
          <w:rFonts w:ascii="Tahoma" w:hAnsi="Tahoma" w:cs="Tahoma"/>
          <w:i w:val="0"/>
          <w:sz w:val="24"/>
          <w:szCs w:val="24"/>
        </w:rPr>
        <w:t>Purpose of the document</w:t>
      </w:r>
      <w:bookmarkEnd w:id="13"/>
    </w:p>
    <w:p w14:paraId="7FA3083B" w14:textId="77777777" w:rsidR="002257E7" w:rsidRPr="00632B36" w:rsidRDefault="002257E7" w:rsidP="00A91D28">
      <w:pPr>
        <w:jc w:val="both"/>
        <w:rPr>
          <w:rFonts w:ascii="Tahoma" w:hAnsi="Tahoma" w:cs="Tahoma"/>
          <w:sz w:val="20"/>
        </w:rPr>
      </w:pPr>
      <w:r w:rsidRPr="00632B36">
        <w:rPr>
          <w:rFonts w:ascii="Tahoma" w:hAnsi="Tahoma" w:cs="Tahoma"/>
          <w:sz w:val="20"/>
        </w:rPr>
        <w:t xml:space="preserve">The purpose of this document is to </w:t>
      </w:r>
      <w:r w:rsidR="00593962">
        <w:rPr>
          <w:rFonts w:ascii="Tahoma" w:hAnsi="Tahoma" w:cs="Tahoma"/>
          <w:sz w:val="20"/>
        </w:rPr>
        <w:t xml:space="preserve">document </w:t>
      </w:r>
      <w:r w:rsidR="0029161C">
        <w:rPr>
          <w:rFonts w:ascii="Tahoma" w:hAnsi="Tahoma" w:cs="Tahoma"/>
          <w:sz w:val="20"/>
        </w:rPr>
        <w:t xml:space="preserve">about custom report to pull </w:t>
      </w:r>
      <w:del w:id="14" w:author="Seth Wallis" w:date="2020-06-03T09:38:00Z">
        <w:r w:rsidR="0029161C" w:rsidDel="00BE22F7">
          <w:rPr>
            <w:rFonts w:ascii="Tahoma" w:hAnsi="Tahoma" w:cs="Tahoma"/>
            <w:sz w:val="20"/>
          </w:rPr>
          <w:delText xml:space="preserve">the Last lowest </w:delText>
        </w:r>
        <w:r w:rsidR="009E2445" w:rsidDel="00BE22F7">
          <w:rPr>
            <w:rFonts w:ascii="Tahoma" w:hAnsi="Tahoma" w:cs="Tahoma"/>
            <w:sz w:val="20"/>
          </w:rPr>
          <w:delText xml:space="preserve">PO price </w:delText>
        </w:r>
        <w:r w:rsidR="0029161C" w:rsidDel="00BE22F7">
          <w:rPr>
            <w:rFonts w:ascii="Tahoma" w:hAnsi="Tahoma" w:cs="Tahoma"/>
            <w:sz w:val="20"/>
          </w:rPr>
          <w:delText xml:space="preserve">and latest PO </w:delText>
        </w:r>
        <w:r w:rsidR="009E2445" w:rsidDel="00BE22F7">
          <w:rPr>
            <w:rFonts w:ascii="Tahoma" w:hAnsi="Tahoma" w:cs="Tahoma"/>
            <w:sz w:val="20"/>
          </w:rPr>
          <w:delText xml:space="preserve">price </w:delText>
        </w:r>
        <w:r w:rsidR="0029161C" w:rsidDel="00BE22F7">
          <w:rPr>
            <w:rFonts w:ascii="Tahoma" w:hAnsi="Tahoma" w:cs="Tahoma"/>
            <w:sz w:val="20"/>
          </w:rPr>
          <w:delText>details needs to pull based on the GR’d PO lines.</w:delText>
        </w:r>
      </w:del>
      <w:ins w:id="15" w:author="Seth Wallis" w:date="2020-06-03T09:38:00Z">
        <w:r w:rsidR="00BE22F7">
          <w:rPr>
            <w:rFonts w:ascii="Tahoma" w:hAnsi="Tahoma" w:cs="Tahoma"/>
            <w:sz w:val="20"/>
          </w:rPr>
          <w:t xml:space="preserve"> PPV created by </w:t>
        </w:r>
        <w:proofErr w:type="spellStart"/>
        <w:r w:rsidR="00BE22F7">
          <w:rPr>
            <w:rFonts w:ascii="Tahoma" w:hAnsi="Tahoma" w:cs="Tahoma"/>
            <w:sz w:val="20"/>
          </w:rPr>
          <w:t>SubCon</w:t>
        </w:r>
        <w:proofErr w:type="spellEnd"/>
        <w:r w:rsidR="00BE22F7">
          <w:rPr>
            <w:rFonts w:ascii="Tahoma" w:hAnsi="Tahoma" w:cs="Tahoma"/>
            <w:sz w:val="20"/>
          </w:rPr>
          <w:t xml:space="preserve"> PO GR.  Report should tie to G/L excluding manual journal entries</w:t>
        </w:r>
      </w:ins>
    </w:p>
    <w:p w14:paraId="2C7FAEA1" w14:textId="77777777" w:rsidR="002257E7" w:rsidRPr="00632B36" w:rsidRDefault="002257E7" w:rsidP="002257E7">
      <w:pPr>
        <w:rPr>
          <w:rFonts w:ascii="Tahoma" w:hAnsi="Tahoma" w:cs="Tahoma"/>
          <w:sz w:val="20"/>
        </w:rPr>
      </w:pPr>
    </w:p>
    <w:p w14:paraId="395B1F3F" w14:textId="77777777" w:rsidR="002257E7" w:rsidRPr="00632B36" w:rsidRDefault="002257E7" w:rsidP="002257E7">
      <w:pPr>
        <w:pStyle w:val="Heading2"/>
        <w:tabs>
          <w:tab w:val="num" w:pos="540"/>
        </w:tabs>
        <w:ind w:left="0"/>
        <w:rPr>
          <w:rFonts w:ascii="Tahoma" w:hAnsi="Tahoma" w:cs="Tahoma"/>
          <w:i w:val="0"/>
          <w:sz w:val="24"/>
          <w:szCs w:val="24"/>
        </w:rPr>
      </w:pPr>
      <w:bookmarkStart w:id="16" w:name="_Toc304125031"/>
      <w:r w:rsidRPr="00632B36">
        <w:rPr>
          <w:rFonts w:ascii="Tahoma" w:hAnsi="Tahoma" w:cs="Tahoma"/>
          <w:i w:val="0"/>
          <w:sz w:val="24"/>
          <w:szCs w:val="24"/>
        </w:rPr>
        <w:t>Request Overview</w:t>
      </w:r>
      <w:bookmarkEnd w:id="16"/>
    </w:p>
    <w:p w14:paraId="77CA75AC" w14:textId="77777777" w:rsidR="002257E7" w:rsidRPr="00632B36" w:rsidRDefault="002257E7" w:rsidP="002257E7">
      <w:pPr>
        <w:rPr>
          <w:rFonts w:ascii="Tahoma" w:hAnsi="Tahoma" w:cs="Tahoma"/>
          <w:sz w:val="16"/>
          <w:szCs w:val="16"/>
        </w:rPr>
      </w:pPr>
    </w:p>
    <w:p w14:paraId="2D1133C2" w14:textId="77777777" w:rsidR="002257E7" w:rsidRPr="00632B36" w:rsidRDefault="002257E7" w:rsidP="002257E7">
      <w:pPr>
        <w:ind w:left="180"/>
        <w:rPr>
          <w:rFonts w:ascii="Tahoma" w:hAnsi="Tahoma" w:cs="Tahoma"/>
          <w:b/>
          <w:sz w:val="20"/>
        </w:rPr>
      </w:pPr>
      <w:r w:rsidRPr="00632B36">
        <w:rPr>
          <w:rFonts w:ascii="Tahoma" w:hAnsi="Tahoma" w:cs="Tahoma"/>
          <w:b/>
          <w:sz w:val="20"/>
        </w:rPr>
        <w:t>1. Scenario ID:</w:t>
      </w:r>
    </w:p>
    <w:p w14:paraId="07FB5F17" w14:textId="77777777" w:rsidR="002257E7" w:rsidRPr="00632B36" w:rsidRDefault="002257E7" w:rsidP="002257E7">
      <w:pPr>
        <w:ind w:left="180"/>
        <w:rPr>
          <w:rFonts w:ascii="Tahoma" w:hAnsi="Tahoma" w:cs="Tahoma"/>
          <w:b/>
          <w:sz w:val="20"/>
        </w:rPr>
      </w:pPr>
      <w:r w:rsidRPr="00632B36">
        <w:rPr>
          <w:rFonts w:ascii="Tahoma" w:hAnsi="Tahoma" w:cs="Tahoma"/>
          <w:b/>
          <w:sz w:val="20"/>
        </w:rPr>
        <w:t>2. Scenario Title:</w:t>
      </w:r>
    </w:p>
    <w:p w14:paraId="517B9F04" w14:textId="77777777" w:rsidR="002257E7" w:rsidRPr="00632B36" w:rsidRDefault="002257E7" w:rsidP="002257E7">
      <w:pPr>
        <w:ind w:left="180"/>
        <w:rPr>
          <w:rFonts w:ascii="Tahoma" w:hAnsi="Tahoma" w:cs="Tahoma"/>
          <w:b/>
          <w:sz w:val="20"/>
        </w:rPr>
      </w:pPr>
      <w:r w:rsidRPr="00632B36">
        <w:rPr>
          <w:rFonts w:ascii="Tahoma" w:hAnsi="Tahoma" w:cs="Tahoma"/>
          <w:b/>
          <w:sz w:val="20"/>
        </w:rPr>
        <w:t xml:space="preserve">3. Process ID: </w:t>
      </w:r>
    </w:p>
    <w:p w14:paraId="0E9035FF" w14:textId="77777777" w:rsidR="002257E7" w:rsidRPr="00632B36" w:rsidRDefault="002257E7" w:rsidP="002257E7">
      <w:pPr>
        <w:ind w:left="180"/>
        <w:rPr>
          <w:rFonts w:ascii="Tahoma" w:hAnsi="Tahoma" w:cs="Tahoma"/>
          <w:b/>
          <w:sz w:val="20"/>
        </w:rPr>
      </w:pPr>
      <w:r w:rsidRPr="00632B36">
        <w:rPr>
          <w:rFonts w:ascii="Tahoma" w:hAnsi="Tahoma" w:cs="Tahoma"/>
          <w:b/>
          <w:sz w:val="20"/>
        </w:rPr>
        <w:t>4. Process Title:</w:t>
      </w:r>
    </w:p>
    <w:p w14:paraId="4D742D6F" w14:textId="77777777" w:rsidR="002257E7" w:rsidRPr="00632B36" w:rsidRDefault="002257E7" w:rsidP="002257E7">
      <w:pPr>
        <w:ind w:left="180"/>
        <w:rPr>
          <w:rFonts w:ascii="Tahoma" w:hAnsi="Tahoma" w:cs="Tahoma"/>
          <w:b/>
          <w:sz w:val="20"/>
        </w:rPr>
      </w:pPr>
      <w:r w:rsidRPr="00632B36">
        <w:rPr>
          <w:rFonts w:ascii="Tahoma" w:hAnsi="Tahoma" w:cs="Tahoma"/>
          <w:b/>
          <w:sz w:val="20"/>
        </w:rPr>
        <w:t xml:space="preserve">5. Development Spec ID:  </w:t>
      </w:r>
    </w:p>
    <w:p w14:paraId="7CFFE532" w14:textId="77777777" w:rsidR="00922D5F" w:rsidRDefault="002257E7" w:rsidP="002257E7">
      <w:pPr>
        <w:ind w:left="180"/>
        <w:rPr>
          <w:rFonts w:ascii="Tahoma" w:hAnsi="Tahoma" w:cs="Tahoma"/>
          <w:b/>
          <w:sz w:val="20"/>
        </w:rPr>
      </w:pPr>
      <w:r w:rsidRPr="00632B36">
        <w:rPr>
          <w:rFonts w:ascii="Tahoma" w:hAnsi="Tahoma" w:cs="Tahoma"/>
          <w:b/>
          <w:sz w:val="20"/>
        </w:rPr>
        <w:t xml:space="preserve">6. Name of Enhancement: </w:t>
      </w:r>
      <w:r w:rsidR="00976383">
        <w:rPr>
          <w:rFonts w:ascii="Tahoma" w:hAnsi="Tahoma" w:cs="Tahoma"/>
          <w:b/>
          <w:sz w:val="20"/>
        </w:rPr>
        <w:t xml:space="preserve"> </w:t>
      </w:r>
      <w:r w:rsidR="00DC437B" w:rsidRPr="00593962">
        <w:rPr>
          <w:rFonts w:ascii="Tahoma" w:hAnsi="Tahoma" w:cs="Tahoma"/>
          <w:sz w:val="20"/>
        </w:rPr>
        <w:t>ZA</w:t>
      </w:r>
      <w:r w:rsidR="002366DB">
        <w:rPr>
          <w:rFonts w:ascii="Tahoma" w:hAnsi="Tahoma" w:cs="Tahoma"/>
          <w:sz w:val="20"/>
        </w:rPr>
        <w:t>VGR000</w:t>
      </w:r>
    </w:p>
    <w:p w14:paraId="0008A242" w14:textId="77777777" w:rsidR="002257E7" w:rsidRPr="00632B36" w:rsidRDefault="002257E7" w:rsidP="002257E7">
      <w:pPr>
        <w:ind w:left="180"/>
        <w:rPr>
          <w:rFonts w:ascii="Tahoma" w:hAnsi="Tahoma" w:cs="Tahoma"/>
          <w:b/>
          <w:sz w:val="20"/>
        </w:rPr>
      </w:pPr>
      <w:r w:rsidRPr="00632B36">
        <w:rPr>
          <w:rFonts w:ascii="Tahoma" w:hAnsi="Tahoma" w:cs="Tahoma"/>
          <w:b/>
          <w:sz w:val="20"/>
        </w:rPr>
        <w:t xml:space="preserve">7. Short Description: </w:t>
      </w:r>
      <w:r w:rsidR="002366DB">
        <w:rPr>
          <w:rFonts w:ascii="Tahoma" w:hAnsi="Tahoma" w:cs="Tahoma"/>
          <w:sz w:val="20"/>
        </w:rPr>
        <w:t xml:space="preserve">Purchase Price Variance </w:t>
      </w:r>
      <w:r w:rsidR="004C7A80">
        <w:rPr>
          <w:rFonts w:ascii="Tahoma" w:hAnsi="Tahoma" w:cs="Tahoma"/>
          <w:sz w:val="20"/>
        </w:rPr>
        <w:t>Report</w:t>
      </w:r>
    </w:p>
    <w:p w14:paraId="66457173" w14:textId="77777777" w:rsidR="002257E7" w:rsidRPr="00632B36" w:rsidRDefault="002257E7" w:rsidP="002257E7">
      <w:pPr>
        <w:ind w:left="180"/>
        <w:rPr>
          <w:rFonts w:ascii="Tahoma" w:hAnsi="Tahoma" w:cs="Tahoma"/>
          <w:b/>
          <w:sz w:val="20"/>
        </w:rPr>
      </w:pPr>
    </w:p>
    <w:p w14:paraId="111E40D1" w14:textId="77777777" w:rsidR="002257E7" w:rsidRPr="00632B36" w:rsidRDefault="002257E7" w:rsidP="002257E7">
      <w:pPr>
        <w:ind w:left="180"/>
        <w:rPr>
          <w:rFonts w:ascii="Tahoma" w:hAnsi="Tahoma" w:cs="Tahoma"/>
          <w:b/>
          <w:sz w:val="20"/>
        </w:rPr>
      </w:pPr>
      <w:r w:rsidRPr="00632B36">
        <w:rPr>
          <w:rFonts w:ascii="Tahoma" w:hAnsi="Tahoma" w:cs="Tahoma"/>
          <w:b/>
          <w:sz w:val="20"/>
        </w:rPr>
        <w:t xml:space="preserve">  </w:t>
      </w:r>
    </w:p>
    <w:p w14:paraId="50A95297" w14:textId="77777777" w:rsidR="002257E7" w:rsidRPr="00632B36" w:rsidRDefault="002257E7" w:rsidP="002257E7">
      <w:pPr>
        <w:tabs>
          <w:tab w:val="left" w:pos="2520"/>
        </w:tabs>
        <w:spacing w:after="120"/>
        <w:ind w:left="180"/>
        <w:rPr>
          <w:rFonts w:ascii="Tahoma" w:hAnsi="Tahoma" w:cs="Tahoma"/>
          <w:b/>
          <w:sz w:val="20"/>
          <w:lang w:val="fr-FR"/>
        </w:rPr>
      </w:pPr>
      <w:r w:rsidRPr="00632B36">
        <w:rPr>
          <w:rFonts w:ascii="Tahoma" w:hAnsi="Tahoma" w:cs="Tahoma"/>
          <w:b/>
          <w:sz w:val="20"/>
          <w:lang w:val="fr-FR"/>
        </w:rPr>
        <w:t xml:space="preserve">8. </w:t>
      </w:r>
      <w:proofErr w:type="gramStart"/>
      <w:r w:rsidRPr="00632B36">
        <w:rPr>
          <w:rFonts w:ascii="Tahoma" w:hAnsi="Tahoma" w:cs="Tahoma"/>
          <w:b/>
          <w:sz w:val="20"/>
          <w:lang w:val="fr-FR"/>
        </w:rPr>
        <w:t>Type:</w:t>
      </w:r>
      <w:proofErr w:type="gramEnd"/>
      <w:r w:rsidRPr="00632B36">
        <w:rPr>
          <w:rFonts w:ascii="Tahoma" w:hAnsi="Tahoma" w:cs="Tahoma"/>
          <w:b/>
          <w:sz w:val="20"/>
          <w:lang w:val="fr-FR"/>
        </w:rPr>
        <w:t xml:space="preserve">   </w:t>
      </w:r>
      <w:r w:rsidRPr="00632B36">
        <w:rPr>
          <w:rFonts w:ascii="Tahoma" w:hAnsi="Tahoma" w:cs="Tahoma"/>
          <w:b/>
          <w:sz w:val="20"/>
          <w:lang w:val="fr-FR"/>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lang w:val="fr-FR"/>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lang w:val="fr-FR"/>
        </w:rPr>
        <w:t xml:space="preserve">  </w:t>
      </w:r>
      <w:r w:rsidRPr="00632B36">
        <w:rPr>
          <w:rFonts w:ascii="Tahoma" w:hAnsi="Tahoma" w:cs="Tahoma"/>
          <w:b/>
          <w:sz w:val="20"/>
        </w:rPr>
        <w:t>Function</w:t>
      </w:r>
      <w:r w:rsidRPr="00632B36">
        <w:rPr>
          <w:rFonts w:ascii="Tahoma" w:hAnsi="Tahoma" w:cs="Tahoma"/>
          <w:b/>
          <w:sz w:val="20"/>
          <w:lang w:val="fr-FR"/>
        </w:rPr>
        <w:t xml:space="preserve"> Exit / User Exit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lang w:val="fr-FR"/>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lang w:val="fr-FR"/>
        </w:rPr>
        <w:t xml:space="preserve">  Routines  </w:t>
      </w:r>
      <w:r w:rsidR="00A91D28">
        <w:rPr>
          <w:rFonts w:ascii="Tahoma" w:hAnsi="Tahoma" w:cs="Tahoma"/>
          <w:b/>
          <w:sz w:val="20"/>
        </w:rPr>
        <w:fldChar w:fldCharType="begin">
          <w:ffData>
            <w:name w:val=""/>
            <w:enabled/>
            <w:calcOnExit w:val="0"/>
            <w:checkBox>
              <w:sizeAuto/>
              <w:default w:val="1"/>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Pr="00632B36">
        <w:rPr>
          <w:rFonts w:ascii="Tahoma" w:hAnsi="Tahoma" w:cs="Tahoma"/>
          <w:b/>
          <w:sz w:val="20"/>
          <w:lang w:val="fr-FR"/>
        </w:rPr>
        <w:t xml:space="preserve">  SAP Code </w:t>
      </w:r>
      <w:r w:rsidR="004C1F4C" w:rsidRPr="00632B36">
        <w:rPr>
          <w:rFonts w:ascii="Tahoma" w:hAnsi="Tahoma" w:cs="Tahoma"/>
          <w:b/>
          <w:sz w:val="20"/>
          <w:lang w:val="fr-FR"/>
        </w:rPr>
        <w:t>mode</w:t>
      </w:r>
      <w:r w:rsidRPr="00632B36">
        <w:rPr>
          <w:rFonts w:ascii="Tahoma" w:hAnsi="Tahoma" w:cs="Tahoma"/>
          <w:b/>
          <w:sz w:val="20"/>
          <w:lang w:val="fr-FR"/>
        </w:rPr>
        <w:t>.</w:t>
      </w:r>
    </w:p>
    <w:p w14:paraId="0AD23B55"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lang w:val="fr-FR"/>
        </w:rPr>
        <w:tab/>
      </w:r>
      <w:r w:rsidR="00622092" w:rsidRPr="00632B36">
        <w:rPr>
          <w:rFonts w:ascii="Tahoma" w:hAnsi="Tahoma" w:cs="Tahoma"/>
          <w:b/>
          <w:sz w:val="20"/>
        </w:rPr>
        <w:fldChar w:fldCharType="begin">
          <w:ffData>
            <w:name w:val="Check3"/>
            <w:enabled/>
            <w:calcOnExit w:val="0"/>
            <w:checkBox>
              <w:sizeAuto/>
              <w:default w:val="0"/>
            </w:checkBox>
          </w:ffData>
        </w:fldChar>
      </w:r>
      <w:r w:rsidR="00622092"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622092" w:rsidRPr="00632B36">
        <w:rPr>
          <w:rFonts w:ascii="Tahoma" w:hAnsi="Tahoma" w:cs="Tahoma"/>
          <w:b/>
          <w:sz w:val="20"/>
        </w:rPr>
        <w:fldChar w:fldCharType="end"/>
      </w:r>
      <w:r w:rsidR="00622092" w:rsidRPr="00632B36">
        <w:rPr>
          <w:rFonts w:ascii="Tahoma" w:hAnsi="Tahoma" w:cs="Tahoma"/>
          <w:b/>
          <w:sz w:val="20"/>
        </w:rPr>
        <w:t xml:space="preserve"> </w:t>
      </w:r>
      <w:r w:rsidRPr="00632B36">
        <w:rPr>
          <w:rFonts w:ascii="Tahoma" w:hAnsi="Tahoma" w:cs="Tahoma"/>
          <w:b/>
          <w:sz w:val="20"/>
        </w:rPr>
        <w:t xml:space="preserve">Custom program/transaction    </w:t>
      </w:r>
      <w:r w:rsidR="00622092" w:rsidRPr="00632B36">
        <w:rPr>
          <w:rFonts w:ascii="Tahoma" w:hAnsi="Tahoma" w:cs="Tahoma"/>
          <w:b/>
          <w:sz w:val="20"/>
        </w:rPr>
        <w:fldChar w:fldCharType="begin">
          <w:ffData>
            <w:name w:val=""/>
            <w:enabled/>
            <w:calcOnExit w:val="0"/>
            <w:checkBox>
              <w:sizeAuto/>
              <w:default w:val="1"/>
            </w:checkBox>
          </w:ffData>
        </w:fldChar>
      </w:r>
      <w:r w:rsidR="00622092"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622092" w:rsidRPr="00632B36">
        <w:rPr>
          <w:rFonts w:ascii="Tahoma" w:hAnsi="Tahoma" w:cs="Tahoma"/>
          <w:b/>
          <w:sz w:val="20"/>
        </w:rPr>
        <w:fldChar w:fldCharType="end"/>
      </w:r>
      <w:r w:rsidR="00622092" w:rsidRPr="00632B36">
        <w:rPr>
          <w:rFonts w:ascii="Tahoma" w:hAnsi="Tahoma" w:cs="Tahoma"/>
          <w:b/>
          <w:sz w:val="20"/>
        </w:rPr>
        <w:t xml:space="preserve"> </w:t>
      </w:r>
      <w:r w:rsidR="004C1F4C">
        <w:rPr>
          <w:rFonts w:ascii="Tahoma" w:hAnsi="Tahoma" w:cs="Tahoma"/>
          <w:b/>
          <w:sz w:val="20"/>
        </w:rPr>
        <w:t>other</w:t>
      </w:r>
      <w:r w:rsidR="00622092">
        <w:rPr>
          <w:rFonts w:ascii="Tahoma" w:hAnsi="Tahoma" w:cs="Tahoma"/>
          <w:b/>
          <w:sz w:val="20"/>
        </w:rPr>
        <w:t xml:space="preserve"> </w:t>
      </w:r>
      <w:r w:rsidRPr="00632B36">
        <w:rPr>
          <w:rFonts w:ascii="Tahoma" w:hAnsi="Tahoma" w:cs="Tahoma"/>
          <w:b/>
          <w:sz w:val="20"/>
        </w:rPr>
        <w:t>_</w:t>
      </w:r>
      <w:r w:rsidR="00CD7148">
        <w:rPr>
          <w:rFonts w:ascii="Tahoma" w:hAnsi="Tahoma" w:cs="Tahoma"/>
          <w:b/>
          <w:sz w:val="20"/>
        </w:rPr>
        <w:t>Custom</w:t>
      </w:r>
      <w:r w:rsidR="00622092">
        <w:rPr>
          <w:rFonts w:ascii="Tahoma" w:hAnsi="Tahoma" w:cs="Tahoma"/>
          <w:b/>
          <w:sz w:val="20"/>
        </w:rPr>
        <w:t xml:space="preserve"> Report</w:t>
      </w:r>
      <w:r w:rsidRPr="00632B36">
        <w:rPr>
          <w:rFonts w:ascii="Tahoma" w:hAnsi="Tahoma" w:cs="Tahoma"/>
          <w:b/>
          <w:sz w:val="20"/>
        </w:rPr>
        <w:t>_____</w:t>
      </w:r>
    </w:p>
    <w:p w14:paraId="3E3AE281"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9. Data latency:</w:t>
      </w: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Real-</w:t>
      </w:r>
      <w:proofErr w:type="gramStart"/>
      <w:r w:rsidRPr="00632B36">
        <w:rPr>
          <w:rFonts w:ascii="Tahoma" w:hAnsi="Tahoma" w:cs="Tahoma"/>
          <w:b/>
          <w:sz w:val="20"/>
        </w:rPr>
        <w:t xml:space="preserve">time  </w:t>
      </w:r>
      <w:r w:rsidRPr="00632B36">
        <w:rPr>
          <w:rFonts w:ascii="Tahoma" w:hAnsi="Tahoma" w:cs="Tahoma"/>
          <w:b/>
          <w:sz w:val="20"/>
        </w:rPr>
        <w:tab/>
      </w:r>
      <w:proofErr w:type="gramEnd"/>
      <w:r w:rsidR="00622092" w:rsidRPr="00632B36">
        <w:rPr>
          <w:rFonts w:ascii="Tahoma" w:hAnsi="Tahoma" w:cs="Tahoma"/>
          <w:b/>
          <w:sz w:val="20"/>
        </w:rPr>
        <w:fldChar w:fldCharType="begin">
          <w:ffData>
            <w:name w:val=""/>
            <w:enabled/>
            <w:calcOnExit w:val="0"/>
            <w:checkBox>
              <w:sizeAuto/>
              <w:default w:val="1"/>
            </w:checkBox>
          </w:ffData>
        </w:fldChar>
      </w:r>
      <w:r w:rsidR="00622092"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622092" w:rsidRPr="00632B36">
        <w:rPr>
          <w:rFonts w:ascii="Tahoma" w:hAnsi="Tahoma" w:cs="Tahoma"/>
          <w:b/>
          <w:sz w:val="20"/>
        </w:rPr>
        <w:fldChar w:fldCharType="end"/>
      </w:r>
      <w:r w:rsidRPr="00632B36">
        <w:rPr>
          <w:rFonts w:ascii="Tahoma" w:hAnsi="Tahoma" w:cs="Tahoma"/>
          <w:b/>
          <w:sz w:val="20"/>
        </w:rPr>
        <w:t xml:space="preserve">Batch </w:t>
      </w:r>
      <w:r w:rsidRPr="00632B36">
        <w:rPr>
          <w:rFonts w:ascii="Tahoma" w:hAnsi="Tahoma" w:cs="Tahoma"/>
          <w:b/>
          <w:sz w:val="20"/>
        </w:rPr>
        <w:tab/>
      </w:r>
      <w:r w:rsidRPr="00632B36">
        <w:rPr>
          <w:rFonts w:ascii="Tahoma" w:hAnsi="Tahoma" w:cs="Tahoma"/>
          <w:b/>
          <w:sz w:val="20"/>
        </w:rPr>
        <w:fldChar w:fldCharType="begin">
          <w:ffData>
            <w:name w:val=""/>
            <w:enabled/>
            <w:calcOnExit w:val="0"/>
            <w:checkBox>
              <w:sizeAuto/>
              <w:default w:val="1"/>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On-demand</w:t>
      </w:r>
    </w:p>
    <w:p w14:paraId="7410324C"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10. Frequency:</w:t>
      </w: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Annually</w:t>
      </w: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Quarterly     </w:t>
      </w:r>
      <w:r w:rsidR="0052570C">
        <w:rPr>
          <w:rFonts w:ascii="Tahoma" w:hAnsi="Tahoma" w:cs="Tahoma"/>
          <w:b/>
          <w:sz w:val="20"/>
        </w:rPr>
        <w:fldChar w:fldCharType="begin">
          <w:ffData>
            <w:name w:val=""/>
            <w:enabled/>
            <w:calcOnExit w:val="0"/>
            <w:checkBox>
              <w:sizeAuto/>
              <w:default w:val="1"/>
            </w:checkBox>
          </w:ffData>
        </w:fldChar>
      </w:r>
      <w:r w:rsidR="0052570C">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52570C">
        <w:rPr>
          <w:rFonts w:ascii="Tahoma" w:hAnsi="Tahoma" w:cs="Tahoma"/>
          <w:b/>
          <w:sz w:val="20"/>
        </w:rPr>
        <w:fldChar w:fldCharType="end"/>
      </w:r>
      <w:r w:rsidRPr="00632B36">
        <w:rPr>
          <w:rFonts w:ascii="Tahoma" w:hAnsi="Tahoma" w:cs="Tahoma"/>
          <w:b/>
          <w:sz w:val="20"/>
        </w:rPr>
        <w:t xml:space="preserve"> Monthly   </w:t>
      </w:r>
      <w:r w:rsidR="00A91D28">
        <w:rPr>
          <w:rFonts w:ascii="Tahoma" w:hAnsi="Tahoma" w:cs="Tahoma"/>
          <w:b/>
          <w:sz w:val="20"/>
        </w:rPr>
        <w:fldChar w:fldCharType="begin">
          <w:ffData>
            <w:name w:val=""/>
            <w:enabled w:val="0"/>
            <w:calcOnExit w:val="0"/>
            <w:checkBox>
              <w:sizeAuto/>
              <w:default w:val="0"/>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Pr="00632B36">
        <w:rPr>
          <w:rFonts w:ascii="Tahoma" w:hAnsi="Tahoma" w:cs="Tahoma"/>
          <w:b/>
          <w:sz w:val="20"/>
        </w:rPr>
        <w:t xml:space="preserve">Weekly  </w:t>
      </w:r>
    </w:p>
    <w:p w14:paraId="2C6679BC"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ab/>
      </w:r>
      <w:r w:rsidR="00A91D28">
        <w:rPr>
          <w:rFonts w:ascii="Tahoma" w:hAnsi="Tahoma" w:cs="Tahoma"/>
          <w:b/>
          <w:sz w:val="20"/>
        </w:rPr>
        <w:fldChar w:fldCharType="begin">
          <w:ffData>
            <w:name w:val=""/>
            <w:enabled/>
            <w:calcOnExit w:val="0"/>
            <w:checkBox>
              <w:sizeAuto/>
              <w:default w:val="0"/>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00622092">
        <w:rPr>
          <w:rFonts w:ascii="Tahoma" w:hAnsi="Tahoma" w:cs="Tahoma"/>
          <w:b/>
          <w:sz w:val="20"/>
        </w:rPr>
        <w:t xml:space="preserve"> </w:t>
      </w:r>
      <w:r w:rsidRPr="00632B36">
        <w:rPr>
          <w:rFonts w:ascii="Tahoma" w:hAnsi="Tahoma" w:cs="Tahoma"/>
          <w:b/>
          <w:sz w:val="20"/>
        </w:rPr>
        <w:t xml:space="preserve">Daily    </w:t>
      </w:r>
      <w:r w:rsidRPr="00632B36">
        <w:rPr>
          <w:rFonts w:ascii="Tahoma" w:hAnsi="Tahoma" w:cs="Tahoma"/>
          <w:b/>
          <w:sz w:val="20"/>
        </w:rPr>
        <w:tab/>
      </w:r>
      <w:r w:rsidR="0052570C">
        <w:rPr>
          <w:rFonts w:ascii="Tahoma" w:hAnsi="Tahoma" w:cs="Tahoma"/>
          <w:b/>
          <w:sz w:val="20"/>
        </w:rPr>
        <w:fldChar w:fldCharType="begin">
          <w:ffData>
            <w:name w:val="Check3"/>
            <w:enabled/>
            <w:calcOnExit w:val="0"/>
            <w:checkBox>
              <w:sizeAuto/>
              <w:default w:val="0"/>
            </w:checkBox>
          </w:ffData>
        </w:fldChar>
      </w:r>
      <w:bookmarkStart w:id="17" w:name="Check3"/>
      <w:r w:rsidR="0052570C">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52570C">
        <w:rPr>
          <w:rFonts w:ascii="Tahoma" w:hAnsi="Tahoma" w:cs="Tahoma"/>
          <w:b/>
          <w:sz w:val="20"/>
        </w:rPr>
        <w:fldChar w:fldCharType="end"/>
      </w:r>
      <w:bookmarkEnd w:id="17"/>
      <w:r w:rsidRPr="00632B36">
        <w:rPr>
          <w:rFonts w:ascii="Tahoma" w:hAnsi="Tahoma" w:cs="Tahoma"/>
          <w:b/>
          <w:sz w:val="20"/>
        </w:rPr>
        <w:t xml:space="preserve"> Other</w:t>
      </w:r>
    </w:p>
    <w:p w14:paraId="7258D8F7"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11. Requesting Team:  </w:t>
      </w:r>
      <w:r w:rsidRPr="00632B36">
        <w:rPr>
          <w:rFonts w:ascii="Tahoma" w:hAnsi="Tahoma" w:cs="Tahoma"/>
          <w:b/>
          <w:sz w:val="20"/>
        </w:rPr>
        <w:tab/>
        <w:t>__</w:t>
      </w:r>
      <w:r w:rsidR="00622092">
        <w:rPr>
          <w:rFonts w:ascii="Tahoma" w:hAnsi="Tahoma" w:cs="Tahoma"/>
          <w:b/>
          <w:sz w:val="20"/>
        </w:rPr>
        <w:t>Finance</w:t>
      </w:r>
      <w:r w:rsidRPr="00632B36">
        <w:rPr>
          <w:rFonts w:ascii="Tahoma" w:hAnsi="Tahoma" w:cs="Tahoma"/>
          <w:b/>
          <w:sz w:val="20"/>
        </w:rPr>
        <w:t>______</w:t>
      </w:r>
    </w:p>
    <w:p w14:paraId="55887A5C"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12. Systems Impacted: </w:t>
      </w:r>
      <w:r w:rsidR="00A91D28">
        <w:rPr>
          <w:rFonts w:ascii="Tahoma" w:hAnsi="Tahoma" w:cs="Tahoma"/>
          <w:b/>
          <w:sz w:val="20"/>
        </w:rPr>
        <w:fldChar w:fldCharType="begin">
          <w:ffData>
            <w:name w:val=""/>
            <w:enabled/>
            <w:calcOnExit w:val="0"/>
            <w:checkBox>
              <w:sizeAuto/>
              <w:default w:val="1"/>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Pr="00632B36">
        <w:rPr>
          <w:rFonts w:ascii="Tahoma" w:hAnsi="Tahoma" w:cs="Tahoma"/>
          <w:b/>
          <w:sz w:val="20"/>
        </w:rPr>
        <w:t xml:space="preserve">  R/3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CRM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APO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EBP  </w:t>
      </w:r>
      <w:r w:rsidR="00A91D28">
        <w:rPr>
          <w:rFonts w:ascii="Tahoma" w:hAnsi="Tahoma" w:cs="Tahoma"/>
          <w:b/>
          <w:sz w:val="20"/>
        </w:rPr>
        <w:fldChar w:fldCharType="begin">
          <w:ffData>
            <w:name w:val=""/>
            <w:enabled/>
            <w:calcOnExit w:val="0"/>
            <w:checkBox>
              <w:sizeAuto/>
              <w:default w:val="0"/>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Pr="00632B36">
        <w:rPr>
          <w:rFonts w:ascii="Tahoma" w:hAnsi="Tahoma" w:cs="Tahoma"/>
          <w:b/>
          <w:sz w:val="20"/>
        </w:rPr>
        <w:t xml:space="preserve">  BW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SEM  </w:t>
      </w:r>
    </w:p>
    <w:p w14:paraId="6FCAF45C"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Other____________</w:t>
      </w:r>
    </w:p>
    <w:p w14:paraId="580D5E90"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13. Modules Impacted: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FI    </w:t>
      </w:r>
      <w:r w:rsidRPr="00632B36">
        <w:rPr>
          <w:rFonts w:ascii="Tahoma" w:hAnsi="Tahoma" w:cs="Tahoma"/>
          <w:b/>
          <w:sz w:val="20"/>
        </w:rPr>
        <w:fldChar w:fldCharType="begin">
          <w:ffData>
            <w:name w:val=""/>
            <w:enabled/>
            <w:calcOnExit w:val="0"/>
            <w:checkBox>
              <w:sizeAuto/>
              <w:default w:val="1"/>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CO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SD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MM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PP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QM </w:t>
      </w:r>
      <w:r w:rsidR="00A91D28">
        <w:rPr>
          <w:rFonts w:ascii="Tahoma" w:hAnsi="Tahoma" w:cs="Tahoma"/>
          <w:b/>
          <w:sz w:val="20"/>
        </w:rPr>
        <w:fldChar w:fldCharType="begin">
          <w:ffData>
            <w:name w:val=""/>
            <w:enabled/>
            <w:calcOnExit w:val="0"/>
            <w:checkBox>
              <w:sizeAuto/>
              <w:default w:val="0"/>
            </w:checkBox>
          </w:ffData>
        </w:fldChar>
      </w:r>
      <w:r w:rsidR="00A91D28">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00A91D28">
        <w:rPr>
          <w:rFonts w:ascii="Tahoma" w:hAnsi="Tahoma" w:cs="Tahoma"/>
          <w:b/>
          <w:sz w:val="20"/>
        </w:rPr>
        <w:fldChar w:fldCharType="end"/>
      </w:r>
      <w:r w:rsidR="00622092">
        <w:rPr>
          <w:rFonts w:ascii="Tahoma" w:hAnsi="Tahoma" w:cs="Tahoma"/>
          <w:b/>
          <w:sz w:val="20"/>
        </w:rPr>
        <w:t xml:space="preserve"> </w:t>
      </w:r>
      <w:r w:rsidRPr="00632B36">
        <w:rPr>
          <w:rFonts w:ascii="Tahoma" w:hAnsi="Tahoma" w:cs="Tahoma"/>
          <w:b/>
          <w:sz w:val="20"/>
        </w:rPr>
        <w:t xml:space="preserve">BW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SEM</w:t>
      </w:r>
    </w:p>
    <w:p w14:paraId="13F19EF2"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Other____________</w:t>
      </w:r>
    </w:p>
    <w:p w14:paraId="376B5B38"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14. Complexity   </w:t>
      </w:r>
      <w:r w:rsidRPr="00632B36">
        <w:rPr>
          <w:rFonts w:ascii="Tahoma" w:hAnsi="Tahoma" w:cs="Tahoma"/>
          <w:b/>
          <w:sz w:val="20"/>
        </w:rPr>
        <w:tab/>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High </w:t>
      </w:r>
      <w:r w:rsidRPr="00632B36">
        <w:rPr>
          <w:rFonts w:ascii="Tahoma" w:hAnsi="Tahoma" w:cs="Tahoma"/>
          <w:b/>
          <w:sz w:val="20"/>
        </w:rPr>
        <w:fldChar w:fldCharType="begin">
          <w:ffData>
            <w:name w:val=""/>
            <w:enabled/>
            <w:calcOnExit w:val="0"/>
            <w:checkBox>
              <w:sizeAuto/>
              <w:default w:val="1"/>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Medium   </w:t>
      </w:r>
      <w:r w:rsidRPr="00632B36">
        <w:rPr>
          <w:rFonts w:ascii="Tahoma" w:hAnsi="Tahoma" w:cs="Tahoma"/>
          <w:b/>
          <w:sz w:val="20"/>
        </w:rPr>
        <w:fldChar w:fldCharType="begin">
          <w:ffData>
            <w:name w:val="Check3"/>
            <w:enabled/>
            <w:calcOnExit w:val="0"/>
            <w:checkBox>
              <w:sizeAuto/>
              <w:default w:val="0"/>
            </w:checkBox>
          </w:ffData>
        </w:fldChar>
      </w:r>
      <w:r w:rsidRPr="00632B36">
        <w:rPr>
          <w:rFonts w:ascii="Tahoma" w:hAnsi="Tahoma" w:cs="Tahoma"/>
          <w:b/>
          <w:sz w:val="20"/>
        </w:rPr>
        <w:instrText xml:space="preserve"> FORMCHECKBOX </w:instrText>
      </w:r>
      <w:r w:rsidR="00C65ADB">
        <w:rPr>
          <w:rFonts w:ascii="Tahoma" w:hAnsi="Tahoma" w:cs="Tahoma"/>
          <w:b/>
          <w:sz w:val="20"/>
        </w:rPr>
      </w:r>
      <w:r w:rsidR="00C65ADB">
        <w:rPr>
          <w:rFonts w:ascii="Tahoma" w:hAnsi="Tahoma" w:cs="Tahoma"/>
          <w:b/>
          <w:sz w:val="20"/>
        </w:rPr>
        <w:fldChar w:fldCharType="separate"/>
      </w:r>
      <w:r w:rsidRPr="00632B36">
        <w:rPr>
          <w:rFonts w:ascii="Tahoma" w:hAnsi="Tahoma" w:cs="Tahoma"/>
          <w:b/>
          <w:sz w:val="20"/>
        </w:rPr>
        <w:fldChar w:fldCharType="end"/>
      </w:r>
      <w:r w:rsidRPr="00632B36">
        <w:rPr>
          <w:rFonts w:ascii="Tahoma" w:hAnsi="Tahoma" w:cs="Tahoma"/>
          <w:b/>
          <w:sz w:val="20"/>
        </w:rPr>
        <w:t xml:space="preserve">  Low</w:t>
      </w:r>
    </w:p>
    <w:p w14:paraId="2C973AC0"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15. Spec Created on: </w:t>
      </w:r>
      <w:r w:rsidRPr="00632B36">
        <w:rPr>
          <w:rFonts w:ascii="Tahoma" w:hAnsi="Tahoma" w:cs="Tahoma"/>
          <w:b/>
          <w:sz w:val="20"/>
        </w:rPr>
        <w:tab/>
      </w:r>
      <w:r w:rsidR="002366DB">
        <w:rPr>
          <w:rFonts w:ascii="Tahoma" w:hAnsi="Tahoma" w:cs="Tahoma"/>
          <w:sz w:val="20"/>
        </w:rPr>
        <w:t>6</w:t>
      </w:r>
      <w:r w:rsidR="00622092">
        <w:rPr>
          <w:rFonts w:ascii="Tahoma" w:hAnsi="Tahoma" w:cs="Tahoma"/>
          <w:sz w:val="20"/>
        </w:rPr>
        <w:t>/</w:t>
      </w:r>
      <w:r w:rsidR="002366DB">
        <w:rPr>
          <w:rFonts w:ascii="Tahoma" w:hAnsi="Tahoma" w:cs="Tahoma"/>
          <w:sz w:val="20"/>
        </w:rPr>
        <w:t>0</w:t>
      </w:r>
      <w:r w:rsidR="00BB3725">
        <w:rPr>
          <w:rFonts w:ascii="Tahoma" w:hAnsi="Tahoma" w:cs="Tahoma"/>
          <w:sz w:val="20"/>
        </w:rPr>
        <w:t>2</w:t>
      </w:r>
      <w:r w:rsidR="00622092">
        <w:rPr>
          <w:rFonts w:ascii="Tahoma" w:hAnsi="Tahoma" w:cs="Tahoma"/>
          <w:sz w:val="20"/>
        </w:rPr>
        <w:t>/20</w:t>
      </w:r>
      <w:r w:rsidR="004C7A80">
        <w:rPr>
          <w:rFonts w:ascii="Tahoma" w:hAnsi="Tahoma" w:cs="Tahoma"/>
          <w:sz w:val="20"/>
        </w:rPr>
        <w:t>20</w:t>
      </w:r>
    </w:p>
    <w:p w14:paraId="40B5B58F"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16. Date required by:</w:t>
      </w:r>
      <w:r w:rsidRPr="00632B36">
        <w:rPr>
          <w:rFonts w:ascii="Tahoma" w:hAnsi="Tahoma" w:cs="Tahoma"/>
          <w:b/>
          <w:sz w:val="20"/>
        </w:rPr>
        <w:tab/>
      </w:r>
      <w:r w:rsidRPr="00632B36">
        <w:rPr>
          <w:rFonts w:ascii="Tahoma" w:hAnsi="Tahoma" w:cs="Tahoma"/>
          <w:sz w:val="20"/>
        </w:rPr>
        <w:t>mm/dd/</w:t>
      </w:r>
      <w:proofErr w:type="spellStart"/>
      <w:r w:rsidRPr="00632B36">
        <w:rPr>
          <w:rFonts w:ascii="Tahoma" w:hAnsi="Tahoma" w:cs="Tahoma"/>
          <w:sz w:val="20"/>
        </w:rPr>
        <w:t>yyyy</w:t>
      </w:r>
      <w:proofErr w:type="spellEnd"/>
    </w:p>
    <w:p w14:paraId="160318AD" w14:textId="77777777" w:rsidR="00CD7148" w:rsidRDefault="00212D71" w:rsidP="002257E7">
      <w:pPr>
        <w:tabs>
          <w:tab w:val="left" w:pos="2520"/>
        </w:tabs>
        <w:spacing w:after="120"/>
        <w:ind w:left="180"/>
        <w:rPr>
          <w:rFonts w:ascii="Tahoma" w:hAnsi="Tahoma" w:cs="Tahoma"/>
          <w:b/>
          <w:sz w:val="20"/>
        </w:rPr>
      </w:pPr>
      <w:r>
        <w:rPr>
          <w:rFonts w:ascii="Tahoma" w:hAnsi="Tahoma" w:cs="Tahoma"/>
          <w:b/>
          <w:sz w:val="20"/>
        </w:rPr>
        <w:t xml:space="preserve">17. Created by: </w:t>
      </w:r>
      <w:r>
        <w:rPr>
          <w:rFonts w:ascii="Tahoma" w:hAnsi="Tahoma" w:cs="Tahoma"/>
          <w:b/>
          <w:sz w:val="20"/>
        </w:rPr>
        <w:tab/>
      </w:r>
      <w:r w:rsidR="00BB3725">
        <w:rPr>
          <w:rFonts w:ascii="Tahoma" w:hAnsi="Tahoma" w:cs="Tahoma"/>
          <w:b/>
          <w:sz w:val="20"/>
        </w:rPr>
        <w:t xml:space="preserve">Murali M Ganta                              </w:t>
      </w:r>
      <w:r w:rsidR="00CD7148">
        <w:rPr>
          <w:rFonts w:ascii="Tahoma" w:hAnsi="Tahoma" w:cs="Tahoma"/>
          <w:b/>
          <w:sz w:val="20"/>
        </w:rPr>
        <w:t xml:space="preserve">      </w:t>
      </w:r>
      <w:r w:rsidR="002257E7" w:rsidRPr="00632B36">
        <w:rPr>
          <w:rFonts w:ascii="Tahoma" w:hAnsi="Tahoma" w:cs="Tahoma"/>
          <w:b/>
          <w:sz w:val="20"/>
        </w:rPr>
        <w:t xml:space="preserve"> Phone:</w:t>
      </w:r>
      <w:r w:rsidR="00622092">
        <w:rPr>
          <w:rFonts w:ascii="Tahoma" w:hAnsi="Tahoma" w:cs="Tahoma"/>
          <w:b/>
          <w:sz w:val="20"/>
        </w:rPr>
        <w:t xml:space="preserve"> </w:t>
      </w:r>
    </w:p>
    <w:p w14:paraId="0FD663A4"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18. Functional Analyst: </w:t>
      </w:r>
      <w:r w:rsidR="00C366CE">
        <w:rPr>
          <w:rFonts w:ascii="Tahoma" w:hAnsi="Tahoma" w:cs="Tahoma"/>
          <w:b/>
          <w:sz w:val="20"/>
        </w:rPr>
        <w:t xml:space="preserve">Murali M Ganta                                    </w:t>
      </w:r>
      <w:r w:rsidR="00C366CE" w:rsidRPr="00632B36">
        <w:rPr>
          <w:rFonts w:ascii="Tahoma" w:hAnsi="Tahoma" w:cs="Tahoma"/>
          <w:b/>
          <w:sz w:val="20"/>
        </w:rPr>
        <w:t xml:space="preserve"> </w:t>
      </w:r>
      <w:r w:rsidRPr="00632B36">
        <w:rPr>
          <w:rFonts w:ascii="Tahoma" w:hAnsi="Tahoma" w:cs="Tahoma"/>
          <w:b/>
          <w:sz w:val="20"/>
        </w:rPr>
        <w:t>Phone:</w:t>
      </w:r>
      <w:r w:rsidRPr="00632B36">
        <w:rPr>
          <w:rFonts w:ascii="Tahoma" w:hAnsi="Tahoma" w:cs="Tahoma"/>
          <w:b/>
          <w:sz w:val="20"/>
        </w:rPr>
        <w:tab/>
      </w:r>
    </w:p>
    <w:p w14:paraId="2EB9464C"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19. Technical Analyst: </w:t>
      </w:r>
      <w:r w:rsidRPr="00632B36">
        <w:rPr>
          <w:rFonts w:ascii="Tahoma" w:hAnsi="Tahoma" w:cs="Tahoma"/>
          <w:b/>
          <w:sz w:val="20"/>
        </w:rPr>
        <w:tab/>
      </w:r>
      <w:r w:rsidR="00C366CE">
        <w:rPr>
          <w:rFonts w:ascii="Tahoma" w:hAnsi="Tahoma" w:cs="Tahoma"/>
          <w:b/>
          <w:sz w:val="20"/>
        </w:rPr>
        <w:tab/>
      </w:r>
      <w:r w:rsidR="00C366CE">
        <w:rPr>
          <w:rFonts w:ascii="Tahoma" w:hAnsi="Tahoma" w:cs="Tahoma"/>
          <w:b/>
          <w:sz w:val="20"/>
        </w:rPr>
        <w:tab/>
      </w:r>
      <w:r w:rsidR="003B1DF1">
        <w:rPr>
          <w:rFonts w:ascii="Tahoma" w:hAnsi="Tahoma" w:cs="Tahoma"/>
          <w:b/>
          <w:sz w:val="20"/>
        </w:rPr>
        <w:t xml:space="preserve">                                 </w:t>
      </w:r>
      <w:r w:rsidR="00C366CE">
        <w:rPr>
          <w:rFonts w:ascii="Tahoma" w:hAnsi="Tahoma" w:cs="Tahoma"/>
          <w:b/>
          <w:sz w:val="20"/>
        </w:rPr>
        <w:tab/>
        <w:t xml:space="preserve">    </w:t>
      </w:r>
      <w:r w:rsidR="003B1DF1">
        <w:rPr>
          <w:rFonts w:ascii="Tahoma" w:hAnsi="Tahoma" w:cs="Tahoma"/>
          <w:b/>
          <w:sz w:val="20"/>
        </w:rPr>
        <w:t xml:space="preserve">   </w:t>
      </w:r>
      <w:r w:rsidR="003B1DF1" w:rsidRPr="00632B36">
        <w:rPr>
          <w:rFonts w:ascii="Tahoma" w:hAnsi="Tahoma" w:cs="Tahoma"/>
          <w:b/>
          <w:sz w:val="20"/>
        </w:rPr>
        <w:t xml:space="preserve"> </w:t>
      </w:r>
      <w:r w:rsidRPr="00632B36">
        <w:rPr>
          <w:rFonts w:ascii="Tahoma" w:hAnsi="Tahoma" w:cs="Tahoma"/>
          <w:b/>
          <w:sz w:val="20"/>
        </w:rPr>
        <w:t>Phone:</w:t>
      </w:r>
    </w:p>
    <w:p w14:paraId="14CAA289" w14:textId="77777777" w:rsidR="002257E7" w:rsidRPr="00632B36" w:rsidRDefault="002257E7" w:rsidP="002257E7">
      <w:pPr>
        <w:tabs>
          <w:tab w:val="left" w:pos="2520"/>
        </w:tabs>
        <w:spacing w:after="120"/>
        <w:ind w:left="180"/>
        <w:rPr>
          <w:rFonts w:ascii="Tahoma" w:hAnsi="Tahoma" w:cs="Tahoma"/>
          <w:b/>
          <w:sz w:val="20"/>
        </w:rPr>
      </w:pPr>
      <w:r w:rsidRPr="00632B36">
        <w:rPr>
          <w:rFonts w:ascii="Tahoma" w:hAnsi="Tahoma" w:cs="Tahoma"/>
          <w:b/>
          <w:sz w:val="20"/>
        </w:rPr>
        <w:t xml:space="preserve">20. Business Owner:  </w:t>
      </w:r>
      <w:r w:rsidR="00BB3725">
        <w:rPr>
          <w:rFonts w:ascii="Tahoma" w:hAnsi="Tahoma" w:cs="Tahoma"/>
          <w:b/>
          <w:sz w:val="20"/>
        </w:rPr>
        <w:t xml:space="preserve">Seth Wallis </w:t>
      </w:r>
      <w:r w:rsidR="002B4152">
        <w:rPr>
          <w:rFonts w:ascii="Tahoma" w:hAnsi="Tahoma" w:cs="Tahoma"/>
          <w:b/>
          <w:sz w:val="20"/>
        </w:rPr>
        <w:t>/Irene Chang</w:t>
      </w:r>
      <w:r w:rsidR="00BB3725">
        <w:rPr>
          <w:rFonts w:ascii="Tahoma" w:hAnsi="Tahoma" w:cs="Tahoma"/>
          <w:b/>
          <w:sz w:val="20"/>
        </w:rPr>
        <w:t xml:space="preserve">                      </w:t>
      </w:r>
      <w:r w:rsidR="00C366CE">
        <w:rPr>
          <w:rFonts w:ascii="Tahoma" w:hAnsi="Tahoma" w:cs="Tahoma"/>
          <w:b/>
          <w:sz w:val="20"/>
        </w:rPr>
        <w:t xml:space="preserve"> </w:t>
      </w:r>
      <w:r w:rsidRPr="00632B36">
        <w:rPr>
          <w:rFonts w:ascii="Tahoma" w:hAnsi="Tahoma" w:cs="Tahoma"/>
          <w:b/>
          <w:sz w:val="20"/>
        </w:rPr>
        <w:t>Phone:</w:t>
      </w:r>
    </w:p>
    <w:p w14:paraId="3CCA1BD7" w14:textId="77777777" w:rsidR="002257E7" w:rsidRPr="00632B36" w:rsidRDefault="002257E7" w:rsidP="002257E7">
      <w:pPr>
        <w:rPr>
          <w:rFonts w:ascii="Tahoma" w:hAnsi="Tahoma" w:cs="Tahoma"/>
        </w:rPr>
      </w:pPr>
      <w:r w:rsidRPr="00632B36">
        <w:rPr>
          <w:rFonts w:ascii="Tahoma" w:hAnsi="Tahoma" w:cs="Tahoma"/>
        </w:rPr>
        <w:br w:type="page"/>
      </w:r>
    </w:p>
    <w:p w14:paraId="309AD82E" w14:textId="3CA12420" w:rsidR="002257E7" w:rsidRPr="00632B36" w:rsidRDefault="002257E7" w:rsidP="002257E7">
      <w:pPr>
        <w:pStyle w:val="Heading1"/>
        <w:rPr>
          <w:rFonts w:ascii="Tahoma" w:hAnsi="Tahoma" w:cs="Tahoma"/>
        </w:rPr>
      </w:pPr>
      <w:bookmarkStart w:id="18" w:name="_Toc304125032"/>
      <w:r w:rsidRPr="00632B36">
        <w:rPr>
          <w:rFonts w:ascii="Tahoma" w:hAnsi="Tahoma" w:cs="Tahoma"/>
        </w:rPr>
        <w:lastRenderedPageBreak/>
        <w:t>OVERVIEW</w:t>
      </w:r>
      <w:bookmarkEnd w:id="18"/>
      <w:r w:rsidR="00AF405A">
        <w:rPr>
          <w:rFonts w:ascii="Tahoma" w:hAnsi="Tahoma" w:cs="Tahoma"/>
        </w:rPr>
        <w:t xml:space="preserve">       </w:t>
      </w:r>
    </w:p>
    <w:p w14:paraId="3F6424B8" w14:textId="77777777" w:rsidR="002257E7" w:rsidRPr="00632B36" w:rsidRDefault="002257E7" w:rsidP="002257E7">
      <w:pPr>
        <w:pStyle w:val="Heading2"/>
        <w:tabs>
          <w:tab w:val="num" w:pos="540"/>
        </w:tabs>
        <w:ind w:left="0"/>
        <w:rPr>
          <w:rFonts w:ascii="Tahoma" w:hAnsi="Tahoma" w:cs="Tahoma"/>
          <w:i w:val="0"/>
          <w:sz w:val="24"/>
          <w:szCs w:val="24"/>
        </w:rPr>
      </w:pPr>
      <w:bookmarkStart w:id="19" w:name="_Toc304125033"/>
      <w:r w:rsidRPr="00632B36">
        <w:rPr>
          <w:rFonts w:ascii="Tahoma" w:hAnsi="Tahoma" w:cs="Tahoma"/>
          <w:i w:val="0"/>
          <w:sz w:val="24"/>
          <w:szCs w:val="24"/>
        </w:rPr>
        <w:t>Business Driver</w:t>
      </w:r>
      <w:bookmarkEnd w:id="19"/>
    </w:p>
    <w:p w14:paraId="7FE16FAC" w14:textId="77777777" w:rsidR="002257E7" w:rsidRPr="00632B36" w:rsidRDefault="002257E7" w:rsidP="002257E7">
      <w:pPr>
        <w:rPr>
          <w:rFonts w:ascii="Tahoma" w:hAnsi="Tahoma" w:cs="Tahoma"/>
          <w:i/>
          <w:sz w:val="20"/>
        </w:rPr>
      </w:pPr>
      <w:r w:rsidRPr="00632B36">
        <w:rPr>
          <w:rFonts w:ascii="Tahoma" w:hAnsi="Tahoma" w:cs="Tahoma"/>
          <w:i/>
          <w:sz w:val="20"/>
        </w:rPr>
        <w:t>&lt;Identify the key business driver for this requirement&gt;</w:t>
      </w:r>
    </w:p>
    <w:p w14:paraId="0686089B" w14:textId="77777777" w:rsidR="00E23ECE" w:rsidRDefault="009E2445" w:rsidP="00E23ECE">
      <w:pPr>
        <w:rPr>
          <w:rFonts w:ascii="Tahoma" w:hAnsi="Tahoma" w:cs="Tahoma"/>
          <w:sz w:val="20"/>
        </w:rPr>
      </w:pPr>
      <w:r>
        <w:rPr>
          <w:rFonts w:ascii="Tahoma" w:hAnsi="Tahoma" w:cs="Tahoma"/>
          <w:sz w:val="20"/>
        </w:rPr>
        <w:t>As part of DiGFP Project,</w:t>
      </w:r>
      <w:r w:rsidR="00FE73F4">
        <w:rPr>
          <w:rFonts w:ascii="Tahoma" w:hAnsi="Tahoma" w:cs="Tahoma"/>
          <w:sz w:val="20"/>
        </w:rPr>
        <w:t xml:space="preserve"> User</w:t>
      </w:r>
      <w:r>
        <w:rPr>
          <w:rFonts w:ascii="Tahoma" w:hAnsi="Tahoma" w:cs="Tahoma"/>
          <w:sz w:val="20"/>
        </w:rPr>
        <w:t xml:space="preserve"> </w:t>
      </w:r>
      <w:r w:rsidR="00FE73F4">
        <w:rPr>
          <w:rFonts w:ascii="Tahoma" w:hAnsi="Tahoma" w:cs="Tahoma"/>
          <w:sz w:val="20"/>
        </w:rPr>
        <w:t>want</w:t>
      </w:r>
      <w:r>
        <w:rPr>
          <w:rFonts w:ascii="Tahoma" w:hAnsi="Tahoma" w:cs="Tahoma"/>
          <w:sz w:val="20"/>
        </w:rPr>
        <w:t xml:space="preserve"> to </w:t>
      </w:r>
      <w:r w:rsidR="00E23ECE">
        <w:rPr>
          <w:rFonts w:ascii="Tahoma" w:hAnsi="Tahoma" w:cs="Tahoma"/>
          <w:sz w:val="20"/>
        </w:rPr>
        <w:t xml:space="preserve">have </w:t>
      </w:r>
      <w:bookmarkStart w:id="20" w:name="_Toc304125034"/>
      <w:r w:rsidR="00D06871">
        <w:rPr>
          <w:rFonts w:ascii="Tahoma" w:hAnsi="Tahoma" w:cs="Tahoma"/>
          <w:sz w:val="20"/>
        </w:rPr>
        <w:t xml:space="preserve">Subcon PPV Report based on the GL enter in the selection screen. </w:t>
      </w:r>
    </w:p>
    <w:p w14:paraId="5F04E42B" w14:textId="77777777" w:rsidR="00D06871" w:rsidRDefault="00D06871" w:rsidP="00E23ECE">
      <w:pPr>
        <w:rPr>
          <w:rFonts w:ascii="Tahoma" w:hAnsi="Tahoma" w:cs="Tahoma"/>
          <w:sz w:val="20"/>
        </w:rPr>
      </w:pPr>
    </w:p>
    <w:p w14:paraId="59B238DC" w14:textId="77777777" w:rsidR="002257E7" w:rsidRPr="00632B36" w:rsidRDefault="002257E7" w:rsidP="00E23ECE">
      <w:pPr>
        <w:rPr>
          <w:rFonts w:ascii="Tahoma" w:hAnsi="Tahoma" w:cs="Tahoma"/>
          <w:i/>
        </w:rPr>
      </w:pPr>
      <w:r w:rsidRPr="00632B36">
        <w:rPr>
          <w:rFonts w:ascii="Tahoma" w:hAnsi="Tahoma" w:cs="Tahoma"/>
          <w:i/>
        </w:rPr>
        <w:t>Key business requirements</w:t>
      </w:r>
      <w:bookmarkEnd w:id="20"/>
    </w:p>
    <w:p w14:paraId="253C37B3" w14:textId="77777777" w:rsidR="002257E7" w:rsidRPr="00632B36" w:rsidRDefault="002257E7" w:rsidP="002257E7">
      <w:pPr>
        <w:rPr>
          <w:rFonts w:ascii="Tahoma" w:hAnsi="Tahoma" w:cs="Tahoma"/>
          <w:i/>
          <w:sz w:val="20"/>
        </w:rPr>
      </w:pPr>
      <w:r w:rsidRPr="00632B36">
        <w:rPr>
          <w:rFonts w:ascii="Tahoma" w:hAnsi="Tahoma" w:cs="Tahoma"/>
          <w:i/>
          <w:sz w:val="20"/>
        </w:rPr>
        <w:t>&lt;Refer here the key business requirements from the requirements list being supported by this development&gt;</w:t>
      </w:r>
    </w:p>
    <w:p w14:paraId="12319776" w14:textId="77777777" w:rsidR="00EC7074" w:rsidRDefault="00EC7074" w:rsidP="002257E7">
      <w:pPr>
        <w:rPr>
          <w:rFonts w:ascii="Tahoma" w:hAnsi="Tahoma" w:cs="Tahoma"/>
          <w:sz w:val="20"/>
        </w:rPr>
      </w:pPr>
    </w:p>
    <w:p w14:paraId="138C3DA5" w14:textId="77777777" w:rsidR="00042ACD" w:rsidRDefault="009E2445" w:rsidP="00BB3725">
      <w:pPr>
        <w:rPr>
          <w:rFonts w:ascii="Tahoma" w:hAnsi="Tahoma" w:cs="Tahoma"/>
          <w:sz w:val="20"/>
        </w:rPr>
      </w:pPr>
      <w:r>
        <w:rPr>
          <w:rFonts w:ascii="Tahoma" w:hAnsi="Tahoma" w:cs="Tahoma"/>
          <w:sz w:val="20"/>
        </w:rPr>
        <w:t xml:space="preserve">Standard </w:t>
      </w:r>
      <w:proofErr w:type="gramStart"/>
      <w:r>
        <w:rPr>
          <w:rFonts w:ascii="Tahoma" w:hAnsi="Tahoma" w:cs="Tahoma"/>
          <w:sz w:val="20"/>
        </w:rPr>
        <w:t>report’s</w:t>
      </w:r>
      <w:proofErr w:type="gramEnd"/>
      <w:r>
        <w:rPr>
          <w:rFonts w:ascii="Tahoma" w:hAnsi="Tahoma" w:cs="Tahoma"/>
          <w:sz w:val="20"/>
        </w:rPr>
        <w:t xml:space="preserve"> doesn’t give complete information </w:t>
      </w:r>
      <w:r w:rsidR="005E62B7">
        <w:rPr>
          <w:rFonts w:ascii="Tahoma" w:hAnsi="Tahoma" w:cs="Tahoma"/>
          <w:sz w:val="20"/>
        </w:rPr>
        <w:t>about</w:t>
      </w:r>
      <w:r>
        <w:rPr>
          <w:rFonts w:ascii="Tahoma" w:hAnsi="Tahoma" w:cs="Tahoma"/>
          <w:sz w:val="20"/>
        </w:rPr>
        <w:t xml:space="preserve"> </w:t>
      </w:r>
      <w:r w:rsidR="00D06871">
        <w:rPr>
          <w:rFonts w:ascii="Tahoma" w:hAnsi="Tahoma" w:cs="Tahoma"/>
          <w:sz w:val="20"/>
        </w:rPr>
        <w:t>Sub con PPV</w:t>
      </w:r>
      <w:r>
        <w:rPr>
          <w:rFonts w:ascii="Tahoma" w:hAnsi="Tahoma" w:cs="Tahoma"/>
          <w:sz w:val="20"/>
        </w:rPr>
        <w:t xml:space="preserve"> details. So, we are building </w:t>
      </w:r>
      <w:r w:rsidR="00BB3725">
        <w:rPr>
          <w:rFonts w:ascii="Tahoma" w:hAnsi="Tahoma" w:cs="Tahoma"/>
          <w:sz w:val="20"/>
        </w:rPr>
        <w:t xml:space="preserve">Custom report to pull </w:t>
      </w:r>
      <w:r w:rsidR="00D06871">
        <w:rPr>
          <w:rFonts w:ascii="Tahoma" w:hAnsi="Tahoma" w:cs="Tahoma"/>
          <w:sz w:val="20"/>
        </w:rPr>
        <w:t xml:space="preserve">Sub con PPV Information based on </w:t>
      </w:r>
      <w:r w:rsidR="005E62B7">
        <w:rPr>
          <w:rFonts w:ascii="Tahoma" w:hAnsi="Tahoma" w:cs="Tahoma"/>
          <w:sz w:val="20"/>
        </w:rPr>
        <w:t>valid</w:t>
      </w:r>
      <w:r w:rsidR="00D06871">
        <w:rPr>
          <w:rFonts w:ascii="Tahoma" w:hAnsi="Tahoma" w:cs="Tahoma"/>
          <w:sz w:val="20"/>
        </w:rPr>
        <w:t xml:space="preserve"> subcon PO (Exempting Repair/Rework subcon PO’s)</w:t>
      </w:r>
      <w:r w:rsidR="005E62B7">
        <w:rPr>
          <w:rFonts w:ascii="Tahoma" w:hAnsi="Tahoma" w:cs="Tahoma"/>
          <w:sz w:val="20"/>
        </w:rPr>
        <w:t xml:space="preserve"> and GL information in selection screen</w:t>
      </w:r>
      <w:r w:rsidR="00BB3725">
        <w:rPr>
          <w:rFonts w:ascii="Tahoma" w:hAnsi="Tahoma" w:cs="Tahoma"/>
          <w:sz w:val="20"/>
        </w:rPr>
        <w:t>.</w:t>
      </w:r>
    </w:p>
    <w:p w14:paraId="0625AA21" w14:textId="77777777" w:rsidR="00042ACD" w:rsidRPr="00632B36" w:rsidRDefault="00042ACD" w:rsidP="00F92090">
      <w:pPr>
        <w:rPr>
          <w:rFonts w:ascii="Tahoma" w:hAnsi="Tahoma" w:cs="Tahoma"/>
          <w:sz w:val="20"/>
        </w:rPr>
      </w:pPr>
    </w:p>
    <w:p w14:paraId="6DFC5687" w14:textId="77777777" w:rsidR="002257E7" w:rsidRPr="00632B36" w:rsidRDefault="002257E7" w:rsidP="002257E7">
      <w:pPr>
        <w:pStyle w:val="Heading2"/>
        <w:tabs>
          <w:tab w:val="num" w:pos="540"/>
        </w:tabs>
        <w:ind w:left="0"/>
        <w:rPr>
          <w:rFonts w:ascii="Tahoma" w:hAnsi="Tahoma" w:cs="Tahoma"/>
          <w:i w:val="0"/>
          <w:sz w:val="24"/>
          <w:szCs w:val="24"/>
        </w:rPr>
      </w:pPr>
      <w:bookmarkStart w:id="21" w:name="_Toc304125035"/>
      <w:r w:rsidRPr="00632B36">
        <w:rPr>
          <w:rFonts w:ascii="Tahoma" w:hAnsi="Tahoma" w:cs="Tahoma"/>
          <w:i w:val="0"/>
          <w:sz w:val="24"/>
          <w:szCs w:val="24"/>
        </w:rPr>
        <w:t>High level Process overview</w:t>
      </w:r>
      <w:bookmarkEnd w:id="21"/>
      <w:r w:rsidRPr="00632B36">
        <w:rPr>
          <w:rFonts w:ascii="Tahoma" w:hAnsi="Tahoma" w:cs="Tahoma"/>
          <w:i w:val="0"/>
          <w:sz w:val="24"/>
          <w:szCs w:val="24"/>
        </w:rPr>
        <w:t xml:space="preserve"> </w:t>
      </w:r>
    </w:p>
    <w:p w14:paraId="04906F22" w14:textId="77777777" w:rsidR="002257E7" w:rsidRPr="00632B36" w:rsidRDefault="002257E7" w:rsidP="002257E7">
      <w:pPr>
        <w:rPr>
          <w:rFonts w:ascii="Tahoma" w:hAnsi="Tahoma" w:cs="Tahoma"/>
          <w:i/>
          <w:sz w:val="20"/>
        </w:rPr>
      </w:pPr>
      <w:r w:rsidRPr="00632B36">
        <w:rPr>
          <w:rFonts w:ascii="Tahoma" w:hAnsi="Tahoma" w:cs="Tahoma"/>
          <w:i/>
          <w:sz w:val="20"/>
        </w:rPr>
        <w:t>&lt;Attach process flow chart and system architecture showing all the concerned systems if required&gt;</w:t>
      </w:r>
    </w:p>
    <w:p w14:paraId="34042905" w14:textId="77777777" w:rsidR="002257E7" w:rsidRPr="00632B36" w:rsidRDefault="002257E7" w:rsidP="002257E7">
      <w:pPr>
        <w:rPr>
          <w:rFonts w:ascii="Tahoma" w:hAnsi="Tahoma" w:cs="Tahoma"/>
          <w:sz w:val="20"/>
        </w:rPr>
      </w:pPr>
    </w:p>
    <w:p w14:paraId="1EA66B1A" w14:textId="77777777" w:rsidR="00AD0866" w:rsidRPr="00AD0866" w:rsidRDefault="00AD0866" w:rsidP="00AD0866">
      <w:pPr>
        <w:rPr>
          <w:rFonts w:ascii="Tahoma" w:hAnsi="Tahoma" w:cs="Tahoma"/>
          <w:sz w:val="20"/>
        </w:rPr>
      </w:pPr>
      <w:r w:rsidRPr="00AD0866">
        <w:rPr>
          <w:rFonts w:ascii="Tahoma" w:hAnsi="Tahoma" w:cs="Tahoma"/>
          <w:sz w:val="20"/>
        </w:rPr>
        <w:t xml:space="preserve"> </w:t>
      </w:r>
    </w:p>
    <w:p w14:paraId="71678674" w14:textId="77777777" w:rsidR="002257E7" w:rsidRPr="00632B36" w:rsidRDefault="002257E7" w:rsidP="002257E7">
      <w:pPr>
        <w:rPr>
          <w:rFonts w:ascii="Tahoma" w:hAnsi="Tahoma" w:cs="Tahoma"/>
          <w:sz w:val="20"/>
        </w:rPr>
      </w:pPr>
    </w:p>
    <w:p w14:paraId="2B9E1152" w14:textId="77777777" w:rsidR="002257E7" w:rsidRPr="00632B36" w:rsidRDefault="002257E7" w:rsidP="002257E7">
      <w:pPr>
        <w:pStyle w:val="Heading2"/>
        <w:tabs>
          <w:tab w:val="num" w:pos="540"/>
        </w:tabs>
        <w:ind w:left="0"/>
        <w:rPr>
          <w:rFonts w:ascii="Tahoma" w:hAnsi="Tahoma" w:cs="Tahoma"/>
          <w:i w:val="0"/>
          <w:sz w:val="24"/>
          <w:szCs w:val="24"/>
        </w:rPr>
      </w:pPr>
      <w:bookmarkStart w:id="22" w:name="_Toc304125036"/>
      <w:r w:rsidRPr="00632B36">
        <w:rPr>
          <w:rFonts w:ascii="Tahoma" w:hAnsi="Tahoma" w:cs="Tahoma"/>
          <w:i w:val="0"/>
          <w:sz w:val="24"/>
          <w:szCs w:val="24"/>
        </w:rPr>
        <w:t>Alternative Solutions evaluated</w:t>
      </w:r>
      <w:bookmarkEnd w:id="22"/>
    </w:p>
    <w:p w14:paraId="6A0B2FF5" w14:textId="77777777" w:rsidR="002257E7" w:rsidRPr="00632B36" w:rsidRDefault="002257E7" w:rsidP="002257E7">
      <w:pPr>
        <w:rPr>
          <w:rFonts w:ascii="Tahoma" w:hAnsi="Tahoma" w:cs="Tahoma"/>
          <w:sz w:val="20"/>
        </w:rPr>
      </w:pPr>
      <w:r w:rsidRPr="00632B36">
        <w:rPr>
          <w:rFonts w:ascii="Tahoma" w:hAnsi="Tahoma" w:cs="Tahoma"/>
          <w:sz w:val="20"/>
        </w:rPr>
        <w:t>&lt;Identify and document the alternative solutions evaluated and their reason for rejection.&gt;</w:t>
      </w:r>
    </w:p>
    <w:p w14:paraId="4A3BBA8C" w14:textId="77777777" w:rsidR="002257E7" w:rsidRPr="00632B36" w:rsidRDefault="002257E7" w:rsidP="002257E7">
      <w:pPr>
        <w:rPr>
          <w:rFonts w:ascii="Tahoma" w:hAnsi="Tahoma" w:cs="Tahoma"/>
          <w:sz w:val="20"/>
        </w:rPr>
      </w:pPr>
    </w:p>
    <w:tbl>
      <w:tblPr>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
        <w:gridCol w:w="2611"/>
        <w:gridCol w:w="3687"/>
        <w:gridCol w:w="3206"/>
      </w:tblGrid>
      <w:tr w:rsidR="002257E7" w:rsidRPr="00632B36" w14:paraId="4D92B6E1" w14:textId="77777777" w:rsidTr="00922D5F">
        <w:tc>
          <w:tcPr>
            <w:tcW w:w="557" w:type="dxa"/>
            <w:shd w:val="clear" w:color="auto" w:fill="auto"/>
          </w:tcPr>
          <w:p w14:paraId="70705FF4" w14:textId="77777777" w:rsidR="002257E7" w:rsidRPr="00632B36" w:rsidRDefault="002257E7" w:rsidP="00922D5F">
            <w:pPr>
              <w:rPr>
                <w:rFonts w:ascii="Tahoma" w:hAnsi="Tahoma" w:cs="Tahoma"/>
                <w:b/>
                <w:sz w:val="20"/>
              </w:rPr>
            </w:pPr>
            <w:r w:rsidRPr="00632B36">
              <w:rPr>
                <w:rFonts w:ascii="Tahoma" w:hAnsi="Tahoma" w:cs="Tahoma"/>
                <w:b/>
                <w:sz w:val="20"/>
              </w:rPr>
              <w:t>No.</w:t>
            </w:r>
          </w:p>
        </w:tc>
        <w:tc>
          <w:tcPr>
            <w:tcW w:w="2611" w:type="dxa"/>
            <w:shd w:val="clear" w:color="auto" w:fill="auto"/>
          </w:tcPr>
          <w:p w14:paraId="221DFE57" w14:textId="77777777" w:rsidR="002257E7" w:rsidRPr="00632B36" w:rsidRDefault="002257E7" w:rsidP="00922D5F">
            <w:pPr>
              <w:rPr>
                <w:rFonts w:ascii="Tahoma" w:hAnsi="Tahoma" w:cs="Tahoma"/>
                <w:b/>
                <w:sz w:val="20"/>
              </w:rPr>
            </w:pPr>
            <w:r w:rsidRPr="00632B36">
              <w:rPr>
                <w:rFonts w:ascii="Tahoma" w:hAnsi="Tahoma" w:cs="Tahoma"/>
                <w:b/>
                <w:sz w:val="20"/>
              </w:rPr>
              <w:t>Alternatives</w:t>
            </w:r>
          </w:p>
        </w:tc>
        <w:tc>
          <w:tcPr>
            <w:tcW w:w="3687" w:type="dxa"/>
            <w:shd w:val="clear" w:color="auto" w:fill="auto"/>
          </w:tcPr>
          <w:p w14:paraId="73B31C41" w14:textId="77777777" w:rsidR="002257E7" w:rsidRPr="00632B36" w:rsidRDefault="002257E7" w:rsidP="00922D5F">
            <w:pPr>
              <w:rPr>
                <w:rFonts w:ascii="Tahoma" w:hAnsi="Tahoma" w:cs="Tahoma"/>
                <w:b/>
                <w:sz w:val="20"/>
              </w:rPr>
            </w:pPr>
            <w:r w:rsidRPr="00632B36">
              <w:rPr>
                <w:rFonts w:ascii="Tahoma" w:hAnsi="Tahoma" w:cs="Tahoma"/>
                <w:b/>
                <w:sz w:val="20"/>
              </w:rPr>
              <w:t>Evaluation</w:t>
            </w:r>
          </w:p>
        </w:tc>
        <w:tc>
          <w:tcPr>
            <w:tcW w:w="3206" w:type="dxa"/>
            <w:shd w:val="clear" w:color="auto" w:fill="auto"/>
          </w:tcPr>
          <w:p w14:paraId="394FE2D9" w14:textId="77777777" w:rsidR="002257E7" w:rsidRPr="00632B36" w:rsidRDefault="002257E7" w:rsidP="00922D5F">
            <w:pPr>
              <w:rPr>
                <w:rFonts w:ascii="Tahoma" w:hAnsi="Tahoma" w:cs="Tahoma"/>
                <w:b/>
                <w:sz w:val="20"/>
              </w:rPr>
            </w:pPr>
            <w:r w:rsidRPr="00632B36">
              <w:rPr>
                <w:rFonts w:ascii="Tahoma" w:hAnsi="Tahoma" w:cs="Tahoma"/>
                <w:b/>
                <w:sz w:val="20"/>
              </w:rPr>
              <w:t>Reason for rejection</w:t>
            </w:r>
          </w:p>
          <w:p w14:paraId="48BE74C6" w14:textId="77777777" w:rsidR="002257E7" w:rsidRPr="00632B36" w:rsidRDefault="002257E7" w:rsidP="00922D5F">
            <w:pPr>
              <w:rPr>
                <w:rFonts w:ascii="Tahoma" w:hAnsi="Tahoma" w:cs="Tahoma"/>
                <w:i/>
                <w:sz w:val="20"/>
              </w:rPr>
            </w:pPr>
            <w:r w:rsidRPr="00632B36">
              <w:rPr>
                <w:rFonts w:ascii="Tahoma" w:hAnsi="Tahoma" w:cs="Tahoma"/>
                <w:i/>
                <w:sz w:val="20"/>
              </w:rPr>
              <w:t>(Cost, Timeline, Change Impact, etc.)</w:t>
            </w:r>
          </w:p>
        </w:tc>
      </w:tr>
      <w:tr w:rsidR="002257E7" w:rsidRPr="00632B36" w14:paraId="7E83D7EF" w14:textId="77777777" w:rsidTr="00922D5F">
        <w:tc>
          <w:tcPr>
            <w:tcW w:w="557" w:type="dxa"/>
            <w:vMerge w:val="restart"/>
            <w:shd w:val="clear" w:color="auto" w:fill="auto"/>
          </w:tcPr>
          <w:p w14:paraId="107EC59C" w14:textId="77777777" w:rsidR="002257E7" w:rsidRPr="00632B36" w:rsidRDefault="002257E7" w:rsidP="00922D5F">
            <w:pPr>
              <w:rPr>
                <w:rFonts w:ascii="Tahoma" w:hAnsi="Tahoma" w:cs="Tahoma"/>
                <w:sz w:val="20"/>
              </w:rPr>
            </w:pPr>
            <w:r w:rsidRPr="00632B36">
              <w:rPr>
                <w:rFonts w:ascii="Tahoma" w:hAnsi="Tahoma" w:cs="Tahoma"/>
                <w:sz w:val="20"/>
              </w:rPr>
              <w:t>1</w:t>
            </w:r>
          </w:p>
        </w:tc>
        <w:tc>
          <w:tcPr>
            <w:tcW w:w="2611" w:type="dxa"/>
            <w:vMerge w:val="restart"/>
            <w:shd w:val="clear" w:color="auto" w:fill="auto"/>
          </w:tcPr>
          <w:p w14:paraId="6A6FAC6A" w14:textId="77777777" w:rsidR="002257E7" w:rsidRPr="00632B36" w:rsidRDefault="002257E7" w:rsidP="00922D5F">
            <w:pPr>
              <w:rPr>
                <w:rFonts w:ascii="Tahoma" w:hAnsi="Tahoma" w:cs="Tahoma"/>
                <w:sz w:val="20"/>
              </w:rPr>
            </w:pPr>
          </w:p>
        </w:tc>
        <w:tc>
          <w:tcPr>
            <w:tcW w:w="3687" w:type="dxa"/>
            <w:shd w:val="clear" w:color="auto" w:fill="auto"/>
          </w:tcPr>
          <w:p w14:paraId="593647EE" w14:textId="77777777" w:rsidR="002257E7" w:rsidRPr="00632B36" w:rsidRDefault="002257E7" w:rsidP="00922D5F">
            <w:pPr>
              <w:rPr>
                <w:rFonts w:ascii="Tahoma" w:hAnsi="Tahoma" w:cs="Tahoma"/>
                <w:sz w:val="20"/>
                <w:u w:val="single"/>
              </w:rPr>
            </w:pPr>
            <w:r w:rsidRPr="00632B36">
              <w:rPr>
                <w:rFonts w:ascii="Tahoma" w:hAnsi="Tahoma" w:cs="Tahoma"/>
                <w:sz w:val="20"/>
                <w:u w:val="single"/>
              </w:rPr>
              <w:t>Pros:</w:t>
            </w:r>
          </w:p>
          <w:p w14:paraId="1272651B" w14:textId="77777777" w:rsidR="002257E7" w:rsidRPr="00632B36" w:rsidRDefault="002257E7" w:rsidP="00922D5F">
            <w:pPr>
              <w:rPr>
                <w:rFonts w:ascii="Tahoma" w:hAnsi="Tahoma" w:cs="Tahoma"/>
                <w:sz w:val="20"/>
              </w:rPr>
            </w:pPr>
            <w:r w:rsidRPr="00632B36">
              <w:rPr>
                <w:rFonts w:ascii="Tahoma" w:hAnsi="Tahoma" w:cs="Tahoma"/>
                <w:sz w:val="20"/>
              </w:rPr>
              <w:t>a.</w:t>
            </w:r>
          </w:p>
          <w:p w14:paraId="499D8903" w14:textId="77777777" w:rsidR="002257E7" w:rsidRPr="00632B36" w:rsidRDefault="002257E7" w:rsidP="00922D5F">
            <w:pPr>
              <w:rPr>
                <w:rFonts w:ascii="Tahoma" w:hAnsi="Tahoma" w:cs="Tahoma"/>
                <w:sz w:val="20"/>
              </w:rPr>
            </w:pPr>
            <w:r w:rsidRPr="00632B36">
              <w:rPr>
                <w:rFonts w:ascii="Tahoma" w:hAnsi="Tahoma" w:cs="Tahoma"/>
                <w:sz w:val="20"/>
              </w:rPr>
              <w:t>b.</w:t>
            </w:r>
          </w:p>
          <w:p w14:paraId="3B9E0784" w14:textId="77777777" w:rsidR="002257E7" w:rsidRPr="00632B36" w:rsidRDefault="002257E7" w:rsidP="00922D5F">
            <w:pPr>
              <w:rPr>
                <w:rFonts w:ascii="Tahoma" w:hAnsi="Tahoma" w:cs="Tahoma"/>
                <w:sz w:val="20"/>
              </w:rPr>
            </w:pPr>
            <w:r w:rsidRPr="00632B36">
              <w:rPr>
                <w:rFonts w:ascii="Tahoma" w:hAnsi="Tahoma" w:cs="Tahoma"/>
                <w:sz w:val="20"/>
              </w:rPr>
              <w:t>c.</w:t>
            </w:r>
          </w:p>
        </w:tc>
        <w:tc>
          <w:tcPr>
            <w:tcW w:w="3206" w:type="dxa"/>
            <w:vMerge w:val="restart"/>
            <w:shd w:val="clear" w:color="auto" w:fill="auto"/>
          </w:tcPr>
          <w:p w14:paraId="38931B1C" w14:textId="77777777" w:rsidR="002257E7" w:rsidRPr="00632B36" w:rsidRDefault="002257E7" w:rsidP="00922D5F">
            <w:pPr>
              <w:rPr>
                <w:rFonts w:ascii="Tahoma" w:hAnsi="Tahoma" w:cs="Tahoma"/>
                <w:sz w:val="20"/>
              </w:rPr>
            </w:pPr>
          </w:p>
        </w:tc>
      </w:tr>
      <w:tr w:rsidR="002257E7" w:rsidRPr="00632B36" w14:paraId="4693B5D9" w14:textId="77777777" w:rsidTr="00922D5F">
        <w:tc>
          <w:tcPr>
            <w:tcW w:w="557" w:type="dxa"/>
            <w:vMerge/>
            <w:shd w:val="clear" w:color="auto" w:fill="auto"/>
          </w:tcPr>
          <w:p w14:paraId="22FFF911" w14:textId="77777777" w:rsidR="002257E7" w:rsidRPr="00632B36" w:rsidRDefault="002257E7" w:rsidP="00922D5F">
            <w:pPr>
              <w:rPr>
                <w:rFonts w:ascii="Tahoma" w:hAnsi="Tahoma" w:cs="Tahoma"/>
                <w:sz w:val="20"/>
              </w:rPr>
            </w:pPr>
          </w:p>
        </w:tc>
        <w:tc>
          <w:tcPr>
            <w:tcW w:w="2611" w:type="dxa"/>
            <w:vMerge/>
            <w:shd w:val="clear" w:color="auto" w:fill="auto"/>
          </w:tcPr>
          <w:p w14:paraId="5102C3C9" w14:textId="77777777" w:rsidR="002257E7" w:rsidRPr="00632B36" w:rsidRDefault="002257E7" w:rsidP="00922D5F">
            <w:pPr>
              <w:rPr>
                <w:rFonts w:ascii="Tahoma" w:hAnsi="Tahoma" w:cs="Tahoma"/>
                <w:sz w:val="20"/>
              </w:rPr>
            </w:pPr>
          </w:p>
        </w:tc>
        <w:tc>
          <w:tcPr>
            <w:tcW w:w="3687" w:type="dxa"/>
            <w:shd w:val="clear" w:color="auto" w:fill="auto"/>
          </w:tcPr>
          <w:p w14:paraId="721DE237" w14:textId="77777777" w:rsidR="002257E7" w:rsidRPr="00632B36" w:rsidRDefault="002257E7" w:rsidP="00922D5F">
            <w:pPr>
              <w:rPr>
                <w:rFonts w:ascii="Tahoma" w:hAnsi="Tahoma" w:cs="Tahoma"/>
                <w:sz w:val="20"/>
                <w:u w:val="single"/>
              </w:rPr>
            </w:pPr>
            <w:r w:rsidRPr="00632B36">
              <w:rPr>
                <w:rFonts w:ascii="Tahoma" w:hAnsi="Tahoma" w:cs="Tahoma"/>
                <w:sz w:val="20"/>
                <w:u w:val="single"/>
              </w:rPr>
              <w:t>Cons:</w:t>
            </w:r>
          </w:p>
          <w:p w14:paraId="7F7C3CE8" w14:textId="77777777" w:rsidR="002257E7" w:rsidRPr="00632B36" w:rsidRDefault="002257E7" w:rsidP="00922D5F">
            <w:pPr>
              <w:rPr>
                <w:rFonts w:ascii="Tahoma" w:hAnsi="Tahoma" w:cs="Tahoma"/>
                <w:sz w:val="20"/>
              </w:rPr>
            </w:pPr>
            <w:r w:rsidRPr="00632B36">
              <w:rPr>
                <w:rFonts w:ascii="Tahoma" w:hAnsi="Tahoma" w:cs="Tahoma"/>
                <w:sz w:val="20"/>
              </w:rPr>
              <w:t>a.</w:t>
            </w:r>
          </w:p>
          <w:p w14:paraId="5C3983E5" w14:textId="77777777" w:rsidR="002257E7" w:rsidRPr="00632B36" w:rsidRDefault="002257E7" w:rsidP="00922D5F">
            <w:pPr>
              <w:rPr>
                <w:rFonts w:ascii="Tahoma" w:hAnsi="Tahoma" w:cs="Tahoma"/>
                <w:sz w:val="20"/>
              </w:rPr>
            </w:pPr>
            <w:r w:rsidRPr="00632B36">
              <w:rPr>
                <w:rFonts w:ascii="Tahoma" w:hAnsi="Tahoma" w:cs="Tahoma"/>
                <w:sz w:val="20"/>
              </w:rPr>
              <w:t>b.</w:t>
            </w:r>
          </w:p>
          <w:p w14:paraId="2585CC86" w14:textId="77777777" w:rsidR="002257E7" w:rsidRPr="00632B36" w:rsidRDefault="002257E7" w:rsidP="00922D5F">
            <w:pPr>
              <w:rPr>
                <w:rFonts w:ascii="Tahoma" w:hAnsi="Tahoma" w:cs="Tahoma"/>
                <w:sz w:val="20"/>
              </w:rPr>
            </w:pPr>
            <w:r w:rsidRPr="00632B36">
              <w:rPr>
                <w:rFonts w:ascii="Tahoma" w:hAnsi="Tahoma" w:cs="Tahoma"/>
                <w:sz w:val="20"/>
              </w:rPr>
              <w:t>c.</w:t>
            </w:r>
          </w:p>
        </w:tc>
        <w:tc>
          <w:tcPr>
            <w:tcW w:w="3206" w:type="dxa"/>
            <w:vMerge/>
            <w:shd w:val="clear" w:color="auto" w:fill="auto"/>
          </w:tcPr>
          <w:p w14:paraId="1903EC7A" w14:textId="77777777" w:rsidR="002257E7" w:rsidRPr="00632B36" w:rsidRDefault="002257E7" w:rsidP="00922D5F">
            <w:pPr>
              <w:rPr>
                <w:rFonts w:ascii="Tahoma" w:hAnsi="Tahoma" w:cs="Tahoma"/>
                <w:sz w:val="20"/>
              </w:rPr>
            </w:pPr>
          </w:p>
        </w:tc>
      </w:tr>
      <w:tr w:rsidR="002257E7" w:rsidRPr="00632B36" w14:paraId="163B6121" w14:textId="77777777" w:rsidTr="00922D5F">
        <w:tc>
          <w:tcPr>
            <w:tcW w:w="557" w:type="dxa"/>
            <w:vMerge w:val="restart"/>
            <w:shd w:val="clear" w:color="auto" w:fill="auto"/>
          </w:tcPr>
          <w:p w14:paraId="2BB42225" w14:textId="77777777" w:rsidR="002257E7" w:rsidRPr="00632B36" w:rsidRDefault="002257E7" w:rsidP="00922D5F">
            <w:pPr>
              <w:rPr>
                <w:rFonts w:ascii="Tahoma" w:hAnsi="Tahoma" w:cs="Tahoma"/>
                <w:sz w:val="20"/>
              </w:rPr>
            </w:pPr>
            <w:r w:rsidRPr="00632B36">
              <w:rPr>
                <w:rFonts w:ascii="Tahoma" w:hAnsi="Tahoma" w:cs="Tahoma"/>
                <w:sz w:val="20"/>
              </w:rPr>
              <w:t>2</w:t>
            </w:r>
          </w:p>
        </w:tc>
        <w:tc>
          <w:tcPr>
            <w:tcW w:w="2611" w:type="dxa"/>
            <w:vMerge w:val="restart"/>
            <w:shd w:val="clear" w:color="auto" w:fill="auto"/>
          </w:tcPr>
          <w:p w14:paraId="388EB6E4" w14:textId="77777777" w:rsidR="002257E7" w:rsidRPr="00632B36" w:rsidRDefault="002257E7" w:rsidP="00922D5F">
            <w:pPr>
              <w:rPr>
                <w:rFonts w:ascii="Tahoma" w:hAnsi="Tahoma" w:cs="Tahoma"/>
                <w:sz w:val="20"/>
              </w:rPr>
            </w:pPr>
          </w:p>
        </w:tc>
        <w:tc>
          <w:tcPr>
            <w:tcW w:w="3687" w:type="dxa"/>
            <w:shd w:val="clear" w:color="auto" w:fill="auto"/>
          </w:tcPr>
          <w:p w14:paraId="560B0D50" w14:textId="77777777" w:rsidR="002257E7" w:rsidRPr="00632B36" w:rsidRDefault="002257E7" w:rsidP="00922D5F">
            <w:pPr>
              <w:rPr>
                <w:rFonts w:ascii="Tahoma" w:hAnsi="Tahoma" w:cs="Tahoma"/>
                <w:sz w:val="20"/>
                <w:u w:val="single"/>
              </w:rPr>
            </w:pPr>
            <w:r w:rsidRPr="00632B36">
              <w:rPr>
                <w:rFonts w:ascii="Tahoma" w:hAnsi="Tahoma" w:cs="Tahoma"/>
                <w:sz w:val="20"/>
                <w:u w:val="single"/>
              </w:rPr>
              <w:t>Pros:</w:t>
            </w:r>
          </w:p>
          <w:p w14:paraId="010A90A8" w14:textId="77777777" w:rsidR="002257E7" w:rsidRPr="00632B36" w:rsidRDefault="002257E7" w:rsidP="00922D5F">
            <w:pPr>
              <w:rPr>
                <w:rFonts w:ascii="Tahoma" w:hAnsi="Tahoma" w:cs="Tahoma"/>
                <w:sz w:val="20"/>
              </w:rPr>
            </w:pPr>
            <w:r w:rsidRPr="00632B36">
              <w:rPr>
                <w:rFonts w:ascii="Tahoma" w:hAnsi="Tahoma" w:cs="Tahoma"/>
                <w:sz w:val="20"/>
              </w:rPr>
              <w:t>a.</w:t>
            </w:r>
          </w:p>
          <w:p w14:paraId="0D5C214D" w14:textId="77777777" w:rsidR="002257E7" w:rsidRPr="00632B36" w:rsidRDefault="002257E7" w:rsidP="00922D5F">
            <w:pPr>
              <w:rPr>
                <w:rFonts w:ascii="Tahoma" w:hAnsi="Tahoma" w:cs="Tahoma"/>
                <w:sz w:val="20"/>
              </w:rPr>
            </w:pPr>
            <w:r w:rsidRPr="00632B36">
              <w:rPr>
                <w:rFonts w:ascii="Tahoma" w:hAnsi="Tahoma" w:cs="Tahoma"/>
                <w:sz w:val="20"/>
              </w:rPr>
              <w:t>b.</w:t>
            </w:r>
          </w:p>
          <w:p w14:paraId="22763728" w14:textId="77777777" w:rsidR="002257E7" w:rsidRPr="00632B36" w:rsidRDefault="002257E7" w:rsidP="00922D5F">
            <w:pPr>
              <w:rPr>
                <w:rFonts w:ascii="Tahoma" w:hAnsi="Tahoma" w:cs="Tahoma"/>
                <w:sz w:val="20"/>
              </w:rPr>
            </w:pPr>
            <w:r w:rsidRPr="00632B36">
              <w:rPr>
                <w:rFonts w:ascii="Tahoma" w:hAnsi="Tahoma" w:cs="Tahoma"/>
                <w:sz w:val="20"/>
              </w:rPr>
              <w:t>c.</w:t>
            </w:r>
          </w:p>
        </w:tc>
        <w:tc>
          <w:tcPr>
            <w:tcW w:w="3206" w:type="dxa"/>
            <w:vMerge w:val="restart"/>
            <w:shd w:val="clear" w:color="auto" w:fill="auto"/>
          </w:tcPr>
          <w:p w14:paraId="2C2EB0A4" w14:textId="77777777" w:rsidR="002257E7" w:rsidRPr="00632B36" w:rsidRDefault="002257E7" w:rsidP="00922D5F">
            <w:pPr>
              <w:rPr>
                <w:rFonts w:ascii="Tahoma" w:hAnsi="Tahoma" w:cs="Tahoma"/>
                <w:sz w:val="20"/>
              </w:rPr>
            </w:pPr>
          </w:p>
        </w:tc>
      </w:tr>
      <w:tr w:rsidR="002257E7" w:rsidRPr="00632B36" w14:paraId="11F5A026" w14:textId="77777777" w:rsidTr="00922D5F">
        <w:tc>
          <w:tcPr>
            <w:tcW w:w="557" w:type="dxa"/>
            <w:vMerge/>
            <w:shd w:val="clear" w:color="auto" w:fill="auto"/>
          </w:tcPr>
          <w:p w14:paraId="7F09ED23" w14:textId="77777777" w:rsidR="002257E7" w:rsidRPr="00632B36" w:rsidRDefault="002257E7" w:rsidP="00922D5F">
            <w:pPr>
              <w:rPr>
                <w:rFonts w:ascii="Tahoma" w:hAnsi="Tahoma" w:cs="Tahoma"/>
                <w:sz w:val="20"/>
              </w:rPr>
            </w:pPr>
          </w:p>
        </w:tc>
        <w:tc>
          <w:tcPr>
            <w:tcW w:w="2611" w:type="dxa"/>
            <w:vMerge/>
            <w:shd w:val="clear" w:color="auto" w:fill="auto"/>
          </w:tcPr>
          <w:p w14:paraId="3ADB5E79" w14:textId="77777777" w:rsidR="002257E7" w:rsidRPr="00632B36" w:rsidRDefault="002257E7" w:rsidP="00922D5F">
            <w:pPr>
              <w:rPr>
                <w:rFonts w:ascii="Tahoma" w:hAnsi="Tahoma" w:cs="Tahoma"/>
                <w:sz w:val="20"/>
              </w:rPr>
            </w:pPr>
          </w:p>
        </w:tc>
        <w:tc>
          <w:tcPr>
            <w:tcW w:w="3687" w:type="dxa"/>
            <w:shd w:val="clear" w:color="auto" w:fill="auto"/>
          </w:tcPr>
          <w:p w14:paraId="0CC428D8" w14:textId="77777777" w:rsidR="002257E7" w:rsidRPr="00632B36" w:rsidRDefault="002257E7" w:rsidP="00922D5F">
            <w:pPr>
              <w:rPr>
                <w:rFonts w:ascii="Tahoma" w:hAnsi="Tahoma" w:cs="Tahoma"/>
                <w:sz w:val="20"/>
                <w:u w:val="single"/>
              </w:rPr>
            </w:pPr>
            <w:r w:rsidRPr="00632B36">
              <w:rPr>
                <w:rFonts w:ascii="Tahoma" w:hAnsi="Tahoma" w:cs="Tahoma"/>
                <w:sz w:val="20"/>
                <w:u w:val="single"/>
              </w:rPr>
              <w:t>Cons:</w:t>
            </w:r>
          </w:p>
          <w:p w14:paraId="5C5F94A0" w14:textId="77777777" w:rsidR="002257E7" w:rsidRPr="00632B36" w:rsidRDefault="002257E7" w:rsidP="00922D5F">
            <w:pPr>
              <w:rPr>
                <w:rFonts w:ascii="Tahoma" w:hAnsi="Tahoma" w:cs="Tahoma"/>
                <w:sz w:val="20"/>
              </w:rPr>
            </w:pPr>
            <w:r w:rsidRPr="00632B36">
              <w:rPr>
                <w:rFonts w:ascii="Tahoma" w:hAnsi="Tahoma" w:cs="Tahoma"/>
                <w:sz w:val="20"/>
              </w:rPr>
              <w:t>a.</w:t>
            </w:r>
          </w:p>
          <w:p w14:paraId="59D593C4" w14:textId="77777777" w:rsidR="002257E7" w:rsidRPr="00632B36" w:rsidRDefault="002257E7" w:rsidP="00922D5F">
            <w:pPr>
              <w:rPr>
                <w:rFonts w:ascii="Tahoma" w:hAnsi="Tahoma" w:cs="Tahoma"/>
                <w:sz w:val="20"/>
              </w:rPr>
            </w:pPr>
            <w:r w:rsidRPr="00632B36">
              <w:rPr>
                <w:rFonts w:ascii="Tahoma" w:hAnsi="Tahoma" w:cs="Tahoma"/>
                <w:sz w:val="20"/>
              </w:rPr>
              <w:t>b.</w:t>
            </w:r>
          </w:p>
          <w:p w14:paraId="7192B7A4" w14:textId="77777777" w:rsidR="002257E7" w:rsidRPr="00632B36" w:rsidRDefault="002257E7" w:rsidP="00922D5F">
            <w:pPr>
              <w:rPr>
                <w:rFonts w:ascii="Tahoma" w:hAnsi="Tahoma" w:cs="Tahoma"/>
                <w:sz w:val="20"/>
              </w:rPr>
            </w:pPr>
            <w:r w:rsidRPr="00632B36">
              <w:rPr>
                <w:rFonts w:ascii="Tahoma" w:hAnsi="Tahoma" w:cs="Tahoma"/>
                <w:sz w:val="20"/>
              </w:rPr>
              <w:t>c.</w:t>
            </w:r>
          </w:p>
        </w:tc>
        <w:tc>
          <w:tcPr>
            <w:tcW w:w="3206" w:type="dxa"/>
            <w:vMerge/>
            <w:shd w:val="clear" w:color="auto" w:fill="auto"/>
          </w:tcPr>
          <w:p w14:paraId="249C0EEF" w14:textId="77777777" w:rsidR="002257E7" w:rsidRPr="00632B36" w:rsidRDefault="002257E7" w:rsidP="00922D5F">
            <w:pPr>
              <w:rPr>
                <w:rFonts w:ascii="Tahoma" w:hAnsi="Tahoma" w:cs="Tahoma"/>
                <w:sz w:val="20"/>
              </w:rPr>
            </w:pPr>
          </w:p>
        </w:tc>
      </w:tr>
    </w:tbl>
    <w:p w14:paraId="170D838F" w14:textId="77777777" w:rsidR="002257E7" w:rsidRPr="00632B36" w:rsidRDefault="002257E7" w:rsidP="002257E7">
      <w:pPr>
        <w:rPr>
          <w:rFonts w:ascii="Tahoma" w:hAnsi="Tahoma" w:cs="Tahoma"/>
          <w:sz w:val="20"/>
        </w:rPr>
      </w:pPr>
      <w:r w:rsidRPr="00632B36">
        <w:rPr>
          <w:rFonts w:ascii="Tahoma" w:hAnsi="Tahoma" w:cs="Tahoma"/>
          <w:sz w:val="20"/>
        </w:rPr>
        <w:br w:type="page"/>
      </w:r>
    </w:p>
    <w:p w14:paraId="7C7CCFCD" w14:textId="77777777" w:rsidR="002257E7" w:rsidRPr="00632B36" w:rsidRDefault="002257E7" w:rsidP="002257E7">
      <w:pPr>
        <w:pStyle w:val="Heading1"/>
        <w:rPr>
          <w:rFonts w:ascii="Tahoma" w:hAnsi="Tahoma" w:cs="Tahoma"/>
        </w:rPr>
      </w:pPr>
      <w:bookmarkStart w:id="23" w:name="_Toc304125037"/>
      <w:r w:rsidRPr="00632B36">
        <w:rPr>
          <w:rFonts w:ascii="Tahoma" w:hAnsi="Tahoma" w:cs="Tahoma"/>
        </w:rPr>
        <w:lastRenderedPageBreak/>
        <w:t>DETAILS</w:t>
      </w:r>
      <w:bookmarkEnd w:id="23"/>
    </w:p>
    <w:p w14:paraId="5B3CD6EB" w14:textId="77777777" w:rsidR="002257E7" w:rsidRDefault="002257E7" w:rsidP="002257E7">
      <w:pPr>
        <w:rPr>
          <w:rFonts w:ascii="Tahoma" w:hAnsi="Tahoma" w:cs="Tahoma"/>
          <w:sz w:val="20"/>
        </w:rPr>
      </w:pPr>
    </w:p>
    <w:p w14:paraId="480DE17E" w14:textId="77777777" w:rsidR="00922D5F" w:rsidRDefault="00922D5F" w:rsidP="002257E7">
      <w:pPr>
        <w:rPr>
          <w:rFonts w:ascii="Tahoma" w:hAnsi="Tahoma" w:cs="Tahoma"/>
          <w:sz w:val="20"/>
        </w:rPr>
      </w:pPr>
    </w:p>
    <w:p w14:paraId="57907CBB" w14:textId="77777777" w:rsidR="00922D5F" w:rsidRDefault="00922D5F" w:rsidP="002257E7">
      <w:pPr>
        <w:rPr>
          <w:rFonts w:ascii="Tahoma" w:hAnsi="Tahoma" w:cs="Tahoma"/>
          <w:sz w:val="20"/>
        </w:rPr>
      </w:pPr>
      <w:r>
        <w:rPr>
          <w:rFonts w:ascii="Tahoma" w:hAnsi="Tahoma" w:cs="Tahoma"/>
          <w:sz w:val="20"/>
        </w:rPr>
        <w:t xml:space="preserve">The detailed fields and SAP source tables information is included in the attached Data-Mappings file. </w:t>
      </w:r>
    </w:p>
    <w:p w14:paraId="5D0E0998" w14:textId="77777777" w:rsidR="00922D5F" w:rsidRDefault="00922D5F" w:rsidP="002257E7">
      <w:pPr>
        <w:rPr>
          <w:rFonts w:ascii="Tahoma" w:hAnsi="Tahoma" w:cs="Tahoma"/>
          <w:sz w:val="20"/>
        </w:rPr>
      </w:pPr>
    </w:p>
    <w:p w14:paraId="7E92E920" w14:textId="77777777" w:rsidR="00922D5F" w:rsidRPr="00632B36" w:rsidRDefault="00922D5F" w:rsidP="002257E7">
      <w:pPr>
        <w:rPr>
          <w:rFonts w:ascii="Tahoma" w:hAnsi="Tahoma" w:cs="Tahoma"/>
          <w:sz w:val="20"/>
        </w:rPr>
      </w:pPr>
    </w:p>
    <w:p w14:paraId="650679D1" w14:textId="77777777" w:rsidR="002257E7" w:rsidRDefault="002257E7" w:rsidP="002257E7">
      <w:pPr>
        <w:pStyle w:val="Heading2"/>
        <w:tabs>
          <w:tab w:val="num" w:pos="540"/>
        </w:tabs>
        <w:ind w:left="0"/>
        <w:rPr>
          <w:rFonts w:ascii="Tahoma" w:hAnsi="Tahoma" w:cs="Tahoma"/>
          <w:i w:val="0"/>
          <w:sz w:val="24"/>
          <w:szCs w:val="24"/>
        </w:rPr>
      </w:pPr>
      <w:bookmarkStart w:id="24" w:name="_Toc304125038"/>
      <w:r w:rsidRPr="00632B36">
        <w:rPr>
          <w:rFonts w:ascii="Tahoma" w:hAnsi="Tahoma" w:cs="Tahoma"/>
          <w:i w:val="0"/>
          <w:sz w:val="24"/>
          <w:szCs w:val="24"/>
        </w:rPr>
        <w:t>Detail Processing Logic</w:t>
      </w:r>
      <w:bookmarkEnd w:id="24"/>
    </w:p>
    <w:p w14:paraId="447C373E" w14:textId="77777777" w:rsidR="00D06871" w:rsidRDefault="00D06871" w:rsidP="00FE6B06">
      <w:r>
        <w:t xml:space="preserve">Adding Radio Button to the Existing PPV </w:t>
      </w:r>
      <w:r>
        <w:rPr>
          <w:color w:val="FF0000"/>
        </w:rPr>
        <w:t>ZAVGR000</w:t>
      </w:r>
      <w:r>
        <w:t xml:space="preserve"> report </w:t>
      </w:r>
    </w:p>
    <w:p w14:paraId="6C602A13" w14:textId="77777777" w:rsidR="00D06871" w:rsidRDefault="00D06871" w:rsidP="00FE6B06"/>
    <w:p w14:paraId="403B11F7" w14:textId="77777777" w:rsidR="00FE6B06" w:rsidRDefault="00D06871" w:rsidP="00FE6B06">
      <w:r>
        <w:t xml:space="preserve">Add either Radio Button or Check Box to show Selection screen for Sub-con PPV – If we select Subcon PPV option then other Fields should grey out </w:t>
      </w:r>
      <w:r w:rsidR="00356496">
        <w:t xml:space="preserve">and also Old PPV logic ignored </w:t>
      </w:r>
      <w:r>
        <w:t>and New code should</w:t>
      </w:r>
      <w:r w:rsidR="005E62B7">
        <w:t xml:space="preserve"> be</w:t>
      </w:r>
      <w:r>
        <w:t xml:space="preserve"> execute</w:t>
      </w:r>
      <w:r w:rsidR="00356496">
        <w:t>d</w:t>
      </w:r>
      <w:r>
        <w:t xml:space="preserve"> based on the below parameters enter in Selection screen.</w:t>
      </w:r>
    </w:p>
    <w:p w14:paraId="352CFC56" w14:textId="77777777" w:rsidR="00D06871" w:rsidRDefault="00D06871" w:rsidP="00C619BF">
      <w:pPr>
        <w:rPr>
          <w:rFonts w:ascii="Tahoma" w:hAnsi="Tahoma" w:cs="Tahoma"/>
          <w:sz w:val="20"/>
        </w:rPr>
      </w:pPr>
    </w:p>
    <w:p w14:paraId="19D92D49" w14:textId="77777777" w:rsidR="00C619BF" w:rsidRDefault="00C619BF" w:rsidP="00C619BF">
      <w:pPr>
        <w:rPr>
          <w:rFonts w:ascii="Tahoma" w:hAnsi="Tahoma" w:cs="Tahoma"/>
          <w:sz w:val="20"/>
        </w:rPr>
      </w:pPr>
      <w:r w:rsidRPr="00243095">
        <w:rPr>
          <w:rFonts w:ascii="Tahoma" w:hAnsi="Tahoma" w:cs="Tahoma"/>
          <w:sz w:val="20"/>
        </w:rPr>
        <w:t>Step 1:</w:t>
      </w:r>
      <w:r>
        <w:rPr>
          <w:rFonts w:ascii="Tahoma" w:hAnsi="Tahoma" w:cs="Tahoma"/>
          <w:sz w:val="20"/>
        </w:rPr>
        <w:t xml:space="preserve"> Selection screen </w:t>
      </w:r>
      <w:proofErr w:type="gramStart"/>
      <w:r>
        <w:rPr>
          <w:rFonts w:ascii="Tahoma" w:hAnsi="Tahoma" w:cs="Tahoma"/>
          <w:sz w:val="20"/>
        </w:rPr>
        <w:t xml:space="preserve">fields </w:t>
      </w:r>
      <w:r w:rsidR="00F5549D">
        <w:rPr>
          <w:rFonts w:ascii="Tahoma" w:hAnsi="Tahoma" w:cs="Tahoma"/>
          <w:sz w:val="20"/>
        </w:rPr>
        <w:t>:</w:t>
      </w:r>
      <w:proofErr w:type="gramEnd"/>
    </w:p>
    <w:p w14:paraId="3BAB0C48" w14:textId="77777777" w:rsidR="00F5549D" w:rsidRDefault="00F5549D" w:rsidP="00C619BF">
      <w:pPr>
        <w:rPr>
          <w:rFonts w:ascii="Tahoma" w:hAnsi="Tahoma" w:cs="Tahoma"/>
          <w:sz w:val="20"/>
        </w:rPr>
      </w:pPr>
    </w:p>
    <w:tbl>
      <w:tblPr>
        <w:tblW w:w="105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70"/>
        <w:gridCol w:w="1800"/>
        <w:gridCol w:w="2037"/>
        <w:gridCol w:w="1113"/>
        <w:gridCol w:w="900"/>
        <w:gridCol w:w="2610"/>
      </w:tblGrid>
      <w:tr w:rsidR="00C619BF" w:rsidRPr="009C2D76" w14:paraId="2A0D2B61" w14:textId="77777777" w:rsidTr="009F506A">
        <w:trPr>
          <w:cantSplit/>
          <w:trHeight w:val="596"/>
          <w:tblHeader/>
        </w:trPr>
        <w:tc>
          <w:tcPr>
            <w:tcW w:w="2070" w:type="dxa"/>
            <w:shd w:val="pct12" w:color="000000" w:fill="000000"/>
          </w:tcPr>
          <w:p w14:paraId="2C02F9ED"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Field Description</w:t>
            </w:r>
          </w:p>
        </w:tc>
        <w:tc>
          <w:tcPr>
            <w:tcW w:w="1800" w:type="dxa"/>
            <w:shd w:val="pct12" w:color="000000" w:fill="000000"/>
          </w:tcPr>
          <w:p w14:paraId="093AD5CA"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Table field/Check Box</w:t>
            </w:r>
          </w:p>
        </w:tc>
        <w:tc>
          <w:tcPr>
            <w:tcW w:w="2037" w:type="dxa"/>
            <w:shd w:val="pct12" w:color="000000" w:fill="000000"/>
          </w:tcPr>
          <w:p w14:paraId="31284DF2"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Select-Options or Parameters</w:t>
            </w:r>
          </w:p>
        </w:tc>
        <w:tc>
          <w:tcPr>
            <w:tcW w:w="1113" w:type="dxa"/>
            <w:shd w:val="pct12" w:color="000000" w:fill="000000"/>
          </w:tcPr>
          <w:p w14:paraId="72431327"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Optional or Required</w:t>
            </w:r>
          </w:p>
        </w:tc>
        <w:tc>
          <w:tcPr>
            <w:tcW w:w="900" w:type="dxa"/>
            <w:shd w:val="pct12" w:color="000000" w:fill="000000"/>
          </w:tcPr>
          <w:p w14:paraId="1242C1FF"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Default Value</w:t>
            </w:r>
          </w:p>
        </w:tc>
        <w:tc>
          <w:tcPr>
            <w:tcW w:w="2610" w:type="dxa"/>
            <w:shd w:val="pct12" w:color="000000" w:fill="000000"/>
          </w:tcPr>
          <w:p w14:paraId="26190CCF" w14:textId="77777777" w:rsidR="00C619BF" w:rsidRPr="00A301CE" w:rsidRDefault="00C619BF" w:rsidP="00DA29C1">
            <w:pPr>
              <w:rPr>
                <w:rFonts w:ascii="Calibri" w:hAnsi="Calibri" w:cs="Calibri"/>
                <w:color w:val="FFFFFF"/>
                <w:sz w:val="22"/>
                <w:szCs w:val="22"/>
              </w:rPr>
            </w:pPr>
            <w:r w:rsidRPr="00A301CE">
              <w:rPr>
                <w:rFonts w:ascii="Calibri" w:hAnsi="Calibri" w:cs="Calibri"/>
                <w:color w:val="FFFFFF"/>
                <w:sz w:val="22"/>
                <w:szCs w:val="22"/>
              </w:rPr>
              <w:t>Comments</w:t>
            </w:r>
          </w:p>
        </w:tc>
      </w:tr>
      <w:tr w:rsidR="00C619BF" w:rsidRPr="009C2D76" w14:paraId="15FEC215" w14:textId="77777777" w:rsidTr="009F506A">
        <w:trPr>
          <w:cantSplit/>
          <w:trHeight w:val="331"/>
        </w:trPr>
        <w:tc>
          <w:tcPr>
            <w:tcW w:w="2070" w:type="dxa"/>
          </w:tcPr>
          <w:p w14:paraId="5645FB55" w14:textId="77777777" w:rsidR="00C619BF" w:rsidRPr="00D06871" w:rsidRDefault="00D06871" w:rsidP="00D06871">
            <w:pPr>
              <w:ind w:right="-380"/>
              <w:rPr>
                <w:rFonts w:ascii="Calibri" w:hAnsi="Calibri" w:cs="Calibri"/>
                <w:color w:val="000000"/>
                <w:sz w:val="22"/>
                <w:szCs w:val="22"/>
              </w:rPr>
            </w:pPr>
            <w:r w:rsidRPr="00D06871">
              <w:rPr>
                <w:rFonts w:ascii="Calibri" w:hAnsi="Calibri" w:cs="Calibri"/>
                <w:color w:val="000000"/>
                <w:sz w:val="22"/>
                <w:szCs w:val="22"/>
              </w:rPr>
              <w:t>Sub-Con GL Accounts</w:t>
            </w:r>
          </w:p>
        </w:tc>
        <w:tc>
          <w:tcPr>
            <w:tcW w:w="1800" w:type="dxa"/>
          </w:tcPr>
          <w:p w14:paraId="55C7D693" w14:textId="77777777" w:rsidR="00C619BF" w:rsidRPr="00D06871" w:rsidRDefault="00D34FE8" w:rsidP="00C619BF">
            <w:pPr>
              <w:rPr>
                <w:rFonts w:ascii="Calibri" w:hAnsi="Calibri" w:cs="Calibri"/>
                <w:color w:val="000000"/>
                <w:sz w:val="22"/>
                <w:szCs w:val="22"/>
              </w:rPr>
            </w:pPr>
            <w:r>
              <w:rPr>
                <w:rFonts w:ascii="Calibri" w:hAnsi="Calibri" w:cs="Calibri"/>
                <w:color w:val="000000"/>
                <w:sz w:val="22"/>
                <w:szCs w:val="22"/>
              </w:rPr>
              <w:t>BSEG-HKONT</w:t>
            </w:r>
          </w:p>
        </w:tc>
        <w:tc>
          <w:tcPr>
            <w:tcW w:w="2037" w:type="dxa"/>
          </w:tcPr>
          <w:p w14:paraId="6E7FB86A" w14:textId="77777777" w:rsidR="00C619BF" w:rsidRPr="00D06871" w:rsidRDefault="00D06871" w:rsidP="00DA29C1">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34D2B3BE" w14:textId="77777777" w:rsidR="00C619BF" w:rsidRPr="00D06871" w:rsidRDefault="00D06871" w:rsidP="00DA29C1">
            <w:pPr>
              <w:rPr>
                <w:rFonts w:ascii="Calibri" w:hAnsi="Calibri" w:cs="Calibri"/>
                <w:color w:val="000000"/>
                <w:sz w:val="22"/>
                <w:szCs w:val="22"/>
              </w:rPr>
            </w:pPr>
            <w:r w:rsidRPr="00D06871">
              <w:rPr>
                <w:rFonts w:ascii="Calibri" w:hAnsi="Calibri" w:cs="Calibri"/>
                <w:color w:val="000000"/>
                <w:sz w:val="22"/>
                <w:szCs w:val="22"/>
              </w:rPr>
              <w:t>Required</w:t>
            </w:r>
          </w:p>
        </w:tc>
        <w:tc>
          <w:tcPr>
            <w:tcW w:w="900" w:type="dxa"/>
          </w:tcPr>
          <w:p w14:paraId="124655F8" w14:textId="77777777" w:rsidR="00C619BF" w:rsidRPr="00D06871" w:rsidRDefault="00D06871" w:rsidP="00DA29C1">
            <w:pPr>
              <w:rPr>
                <w:rFonts w:ascii="Calibri" w:hAnsi="Calibri" w:cs="Calibri"/>
                <w:color w:val="000000"/>
                <w:sz w:val="22"/>
                <w:szCs w:val="22"/>
              </w:rPr>
            </w:pPr>
            <w:r w:rsidRPr="00D06871">
              <w:rPr>
                <w:rFonts w:ascii="Calibri" w:hAnsi="Calibri" w:cs="Calibri"/>
                <w:color w:val="000000"/>
                <w:sz w:val="22"/>
                <w:szCs w:val="22"/>
              </w:rPr>
              <w:t>Yes</w:t>
            </w:r>
          </w:p>
        </w:tc>
        <w:tc>
          <w:tcPr>
            <w:tcW w:w="2610" w:type="dxa"/>
          </w:tcPr>
          <w:p w14:paraId="2F5CCBAF" w14:textId="77777777" w:rsidR="00C619BF" w:rsidRPr="00D06871" w:rsidRDefault="00D06871" w:rsidP="00D06871">
            <w:pPr>
              <w:rPr>
                <w:rFonts w:ascii="Calibri" w:hAnsi="Calibri" w:cs="Calibri"/>
                <w:color w:val="000000"/>
                <w:sz w:val="22"/>
                <w:szCs w:val="22"/>
              </w:rPr>
            </w:pPr>
            <w:r w:rsidRPr="00D06871">
              <w:rPr>
                <w:rFonts w:ascii="Calibri" w:hAnsi="Calibri" w:cs="Calibri"/>
                <w:color w:val="000000"/>
                <w:sz w:val="22"/>
                <w:szCs w:val="22"/>
              </w:rPr>
              <w:t>505</w:t>
            </w:r>
            <w:r w:rsidR="00826DFA">
              <w:rPr>
                <w:rFonts w:ascii="Calibri" w:hAnsi="Calibri" w:cs="Calibri"/>
                <w:color w:val="000000"/>
                <w:sz w:val="22"/>
                <w:szCs w:val="22"/>
              </w:rPr>
              <w:t>10</w:t>
            </w:r>
            <w:r w:rsidRPr="00D06871">
              <w:rPr>
                <w:rFonts w:ascii="Calibri" w:hAnsi="Calibri" w:cs="Calibri"/>
                <w:color w:val="000000"/>
                <w:sz w:val="22"/>
                <w:szCs w:val="22"/>
              </w:rPr>
              <w:t>5, 505103, 505104</w:t>
            </w:r>
          </w:p>
        </w:tc>
      </w:tr>
      <w:tr w:rsidR="0079613B" w:rsidRPr="009C2D76" w14:paraId="7CB34EC0" w14:textId="77777777" w:rsidTr="009F506A">
        <w:trPr>
          <w:cantSplit/>
          <w:trHeight w:val="331"/>
        </w:trPr>
        <w:tc>
          <w:tcPr>
            <w:tcW w:w="2070" w:type="dxa"/>
          </w:tcPr>
          <w:p w14:paraId="69685A5F" w14:textId="77777777" w:rsidR="0079613B" w:rsidRPr="00D06871" w:rsidRDefault="00D06871" w:rsidP="0079613B">
            <w:pPr>
              <w:rPr>
                <w:rFonts w:ascii="Calibri" w:hAnsi="Calibri" w:cs="Calibri"/>
                <w:color w:val="000000"/>
                <w:sz w:val="22"/>
                <w:szCs w:val="22"/>
              </w:rPr>
            </w:pPr>
            <w:r w:rsidRPr="00D06871">
              <w:rPr>
                <w:rFonts w:ascii="Calibri" w:hAnsi="Calibri" w:cs="Calibri"/>
                <w:color w:val="000000"/>
                <w:sz w:val="22"/>
                <w:szCs w:val="22"/>
              </w:rPr>
              <w:t xml:space="preserve">Posting </w:t>
            </w:r>
            <w:r w:rsidR="0079613B" w:rsidRPr="00D06871">
              <w:rPr>
                <w:rFonts w:ascii="Calibri" w:hAnsi="Calibri" w:cs="Calibri"/>
                <w:color w:val="000000"/>
                <w:sz w:val="22"/>
                <w:szCs w:val="22"/>
              </w:rPr>
              <w:t>date</w:t>
            </w:r>
          </w:p>
        </w:tc>
        <w:tc>
          <w:tcPr>
            <w:tcW w:w="1800" w:type="dxa"/>
          </w:tcPr>
          <w:p w14:paraId="635FD7EF" w14:textId="77777777" w:rsidR="0079613B" w:rsidRPr="00D06871" w:rsidRDefault="00D06871" w:rsidP="0079613B">
            <w:pPr>
              <w:rPr>
                <w:rFonts w:ascii="Calibri" w:hAnsi="Calibri" w:cs="Calibri"/>
                <w:color w:val="000000"/>
                <w:sz w:val="22"/>
                <w:szCs w:val="22"/>
              </w:rPr>
            </w:pPr>
            <w:r w:rsidRPr="00D06871">
              <w:rPr>
                <w:rFonts w:ascii="Calibri" w:hAnsi="Calibri" w:cs="Calibri"/>
                <w:color w:val="000000"/>
                <w:sz w:val="22"/>
                <w:szCs w:val="22"/>
              </w:rPr>
              <w:t>EKBE-BUDAT</w:t>
            </w:r>
          </w:p>
        </w:tc>
        <w:tc>
          <w:tcPr>
            <w:tcW w:w="2037" w:type="dxa"/>
          </w:tcPr>
          <w:p w14:paraId="6EEBDB77" w14:textId="77777777" w:rsidR="0079613B" w:rsidRPr="00D06871" w:rsidRDefault="0079613B" w:rsidP="0079613B">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694F56CB" w14:textId="77777777" w:rsidR="0079613B" w:rsidRPr="00D06871" w:rsidRDefault="0079613B" w:rsidP="0079613B">
            <w:pPr>
              <w:rPr>
                <w:rFonts w:ascii="Calibri" w:hAnsi="Calibri" w:cs="Calibri"/>
                <w:color w:val="000000"/>
                <w:sz w:val="22"/>
                <w:szCs w:val="22"/>
              </w:rPr>
            </w:pPr>
            <w:r w:rsidRPr="00D06871">
              <w:rPr>
                <w:rFonts w:ascii="Calibri" w:hAnsi="Calibri" w:cs="Calibri"/>
                <w:color w:val="000000"/>
                <w:sz w:val="22"/>
                <w:szCs w:val="22"/>
              </w:rPr>
              <w:t>Required</w:t>
            </w:r>
          </w:p>
        </w:tc>
        <w:tc>
          <w:tcPr>
            <w:tcW w:w="900" w:type="dxa"/>
          </w:tcPr>
          <w:p w14:paraId="23C19F9C" w14:textId="77777777" w:rsidR="0079613B" w:rsidRPr="00D06871" w:rsidRDefault="0079613B" w:rsidP="0079613B">
            <w:pPr>
              <w:rPr>
                <w:rFonts w:ascii="Calibri" w:hAnsi="Calibri" w:cs="Calibri"/>
                <w:color w:val="000000"/>
                <w:sz w:val="22"/>
                <w:szCs w:val="22"/>
              </w:rPr>
            </w:pPr>
          </w:p>
        </w:tc>
        <w:tc>
          <w:tcPr>
            <w:tcW w:w="2610" w:type="dxa"/>
          </w:tcPr>
          <w:p w14:paraId="5614F2CC" w14:textId="77777777" w:rsidR="0079613B" w:rsidRPr="00D06871" w:rsidRDefault="0079613B" w:rsidP="0079613B">
            <w:pPr>
              <w:rPr>
                <w:rFonts w:ascii="Calibri" w:hAnsi="Calibri" w:cs="Calibri"/>
                <w:color w:val="000000"/>
                <w:sz w:val="22"/>
                <w:szCs w:val="22"/>
              </w:rPr>
            </w:pPr>
          </w:p>
        </w:tc>
      </w:tr>
      <w:tr w:rsidR="008C6176" w:rsidRPr="009C2D76" w14:paraId="3B97E489" w14:textId="77777777" w:rsidTr="009F506A">
        <w:trPr>
          <w:cantSplit/>
          <w:trHeight w:val="331"/>
        </w:trPr>
        <w:tc>
          <w:tcPr>
            <w:tcW w:w="2070" w:type="dxa"/>
          </w:tcPr>
          <w:p w14:paraId="05E1295E" w14:textId="77777777" w:rsidR="008C6176" w:rsidRPr="00D06871" w:rsidRDefault="00D06871" w:rsidP="0079613B">
            <w:pPr>
              <w:rPr>
                <w:rFonts w:ascii="Calibri" w:hAnsi="Calibri" w:cs="Calibri"/>
                <w:color w:val="000000"/>
                <w:sz w:val="22"/>
                <w:szCs w:val="22"/>
              </w:rPr>
            </w:pPr>
            <w:r w:rsidRPr="00D06871">
              <w:rPr>
                <w:rFonts w:ascii="Calibri" w:hAnsi="Calibri" w:cs="Calibri"/>
                <w:color w:val="000000"/>
                <w:sz w:val="22"/>
                <w:szCs w:val="22"/>
              </w:rPr>
              <w:t>Company Code</w:t>
            </w:r>
          </w:p>
        </w:tc>
        <w:tc>
          <w:tcPr>
            <w:tcW w:w="1800" w:type="dxa"/>
          </w:tcPr>
          <w:p w14:paraId="29FCBA51" w14:textId="77777777" w:rsidR="008C6176" w:rsidRPr="00D06871" w:rsidRDefault="00D21CA3" w:rsidP="0079613B">
            <w:pPr>
              <w:rPr>
                <w:rFonts w:ascii="Calibri" w:hAnsi="Calibri" w:cs="Calibri"/>
                <w:color w:val="000000"/>
                <w:sz w:val="22"/>
                <w:szCs w:val="22"/>
              </w:rPr>
            </w:pPr>
            <w:r>
              <w:rPr>
                <w:rFonts w:ascii="Calibri" w:hAnsi="Calibri" w:cs="Calibri"/>
                <w:color w:val="000000"/>
                <w:sz w:val="22"/>
                <w:szCs w:val="22"/>
              </w:rPr>
              <w:t>T001K-BUKRS</w:t>
            </w:r>
          </w:p>
        </w:tc>
        <w:tc>
          <w:tcPr>
            <w:tcW w:w="2037" w:type="dxa"/>
          </w:tcPr>
          <w:p w14:paraId="5F846D9F" w14:textId="77777777" w:rsidR="008C6176" w:rsidRPr="00D06871" w:rsidRDefault="008C6176" w:rsidP="0079613B">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766E4F70" w14:textId="77777777" w:rsidR="008C6176" w:rsidRPr="00D06871" w:rsidRDefault="009F506A" w:rsidP="0079613B">
            <w:pPr>
              <w:rPr>
                <w:rFonts w:ascii="Calibri" w:hAnsi="Calibri" w:cs="Calibri"/>
                <w:color w:val="000000"/>
                <w:sz w:val="22"/>
                <w:szCs w:val="22"/>
              </w:rPr>
            </w:pPr>
            <w:r>
              <w:rPr>
                <w:rFonts w:ascii="Calibri" w:hAnsi="Calibri" w:cs="Calibri"/>
                <w:color w:val="000000"/>
                <w:sz w:val="22"/>
                <w:szCs w:val="22"/>
              </w:rPr>
              <w:t>Required</w:t>
            </w:r>
          </w:p>
        </w:tc>
        <w:tc>
          <w:tcPr>
            <w:tcW w:w="900" w:type="dxa"/>
          </w:tcPr>
          <w:p w14:paraId="00EA845C" w14:textId="77777777" w:rsidR="008C6176" w:rsidRPr="00D06871" w:rsidRDefault="008C6176" w:rsidP="0079613B">
            <w:pPr>
              <w:rPr>
                <w:rFonts w:ascii="Calibri" w:hAnsi="Calibri" w:cs="Calibri"/>
                <w:color w:val="000000"/>
                <w:sz w:val="22"/>
                <w:szCs w:val="22"/>
              </w:rPr>
            </w:pPr>
          </w:p>
        </w:tc>
        <w:tc>
          <w:tcPr>
            <w:tcW w:w="2610" w:type="dxa"/>
          </w:tcPr>
          <w:p w14:paraId="3FE47CE3" w14:textId="77777777" w:rsidR="008C6176" w:rsidRPr="00D06871" w:rsidRDefault="008C6176" w:rsidP="0079613B">
            <w:pPr>
              <w:rPr>
                <w:rFonts w:ascii="Calibri" w:hAnsi="Calibri" w:cs="Calibri"/>
                <w:color w:val="000000"/>
                <w:sz w:val="22"/>
                <w:szCs w:val="22"/>
              </w:rPr>
            </w:pPr>
          </w:p>
        </w:tc>
      </w:tr>
      <w:tr w:rsidR="009F506A" w:rsidRPr="009C2D76" w14:paraId="3F644C5C" w14:textId="77777777" w:rsidTr="009F506A">
        <w:trPr>
          <w:cantSplit/>
          <w:trHeight w:val="331"/>
        </w:trPr>
        <w:tc>
          <w:tcPr>
            <w:tcW w:w="2070" w:type="dxa"/>
          </w:tcPr>
          <w:p w14:paraId="4D27396E"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Plant</w:t>
            </w:r>
          </w:p>
        </w:tc>
        <w:tc>
          <w:tcPr>
            <w:tcW w:w="1800" w:type="dxa"/>
          </w:tcPr>
          <w:p w14:paraId="74D30CBF"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EKPO-WERKS</w:t>
            </w:r>
          </w:p>
        </w:tc>
        <w:tc>
          <w:tcPr>
            <w:tcW w:w="2037" w:type="dxa"/>
          </w:tcPr>
          <w:p w14:paraId="5F9CE8C8"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219B21FE" w14:textId="77777777" w:rsidR="009F506A" w:rsidRPr="00D06871" w:rsidRDefault="009F506A" w:rsidP="009F506A">
            <w:pPr>
              <w:rPr>
                <w:rFonts w:ascii="Calibri" w:hAnsi="Calibri" w:cs="Calibri"/>
                <w:color w:val="000000"/>
                <w:sz w:val="22"/>
                <w:szCs w:val="22"/>
              </w:rPr>
            </w:pPr>
            <w:r>
              <w:rPr>
                <w:rFonts w:ascii="Calibri" w:hAnsi="Calibri" w:cs="Calibri"/>
                <w:color w:val="000000"/>
                <w:sz w:val="22"/>
                <w:szCs w:val="22"/>
              </w:rPr>
              <w:t>Required</w:t>
            </w:r>
          </w:p>
        </w:tc>
        <w:tc>
          <w:tcPr>
            <w:tcW w:w="900" w:type="dxa"/>
          </w:tcPr>
          <w:p w14:paraId="5773BEE0" w14:textId="77777777" w:rsidR="009F506A" w:rsidRPr="00D06871" w:rsidRDefault="009F506A" w:rsidP="009F506A">
            <w:pPr>
              <w:rPr>
                <w:rFonts w:ascii="Calibri" w:hAnsi="Calibri" w:cs="Calibri"/>
                <w:color w:val="000000"/>
                <w:sz w:val="22"/>
                <w:szCs w:val="22"/>
              </w:rPr>
            </w:pPr>
          </w:p>
        </w:tc>
        <w:tc>
          <w:tcPr>
            <w:tcW w:w="2610" w:type="dxa"/>
          </w:tcPr>
          <w:p w14:paraId="0E6E7AA9" w14:textId="77777777" w:rsidR="009F506A" w:rsidRPr="00D06871" w:rsidRDefault="009F506A" w:rsidP="009F506A">
            <w:pPr>
              <w:rPr>
                <w:rFonts w:ascii="Calibri" w:hAnsi="Calibri" w:cs="Calibri"/>
                <w:color w:val="000000"/>
                <w:sz w:val="22"/>
                <w:szCs w:val="22"/>
              </w:rPr>
            </w:pPr>
          </w:p>
        </w:tc>
      </w:tr>
      <w:tr w:rsidR="009F506A" w:rsidRPr="009C2D76" w14:paraId="33DE7A8B" w14:textId="77777777" w:rsidTr="009F506A">
        <w:trPr>
          <w:cantSplit/>
          <w:trHeight w:val="331"/>
        </w:trPr>
        <w:tc>
          <w:tcPr>
            <w:tcW w:w="2070" w:type="dxa"/>
          </w:tcPr>
          <w:p w14:paraId="05D22A49"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Material</w:t>
            </w:r>
          </w:p>
        </w:tc>
        <w:tc>
          <w:tcPr>
            <w:tcW w:w="1800" w:type="dxa"/>
          </w:tcPr>
          <w:p w14:paraId="6AACE338"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EKPO-MATNR</w:t>
            </w:r>
          </w:p>
        </w:tc>
        <w:tc>
          <w:tcPr>
            <w:tcW w:w="2037" w:type="dxa"/>
          </w:tcPr>
          <w:p w14:paraId="0595DE19"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61761722" w14:textId="77777777" w:rsidR="009F506A" w:rsidRPr="00D06871" w:rsidRDefault="009F506A" w:rsidP="009F506A">
            <w:pPr>
              <w:rPr>
                <w:rFonts w:ascii="Calibri" w:hAnsi="Calibri" w:cs="Calibri"/>
                <w:color w:val="000000"/>
                <w:sz w:val="22"/>
                <w:szCs w:val="22"/>
              </w:rPr>
            </w:pPr>
            <w:r>
              <w:rPr>
                <w:rFonts w:ascii="Calibri" w:hAnsi="Calibri" w:cs="Calibri"/>
                <w:color w:val="000000"/>
                <w:sz w:val="22"/>
                <w:szCs w:val="22"/>
              </w:rPr>
              <w:t>Optional</w:t>
            </w:r>
          </w:p>
        </w:tc>
        <w:tc>
          <w:tcPr>
            <w:tcW w:w="900" w:type="dxa"/>
          </w:tcPr>
          <w:p w14:paraId="0A625A15" w14:textId="77777777" w:rsidR="009F506A" w:rsidRPr="00D06871" w:rsidRDefault="009F506A" w:rsidP="009F506A">
            <w:pPr>
              <w:rPr>
                <w:rFonts w:ascii="Calibri" w:hAnsi="Calibri" w:cs="Calibri"/>
                <w:color w:val="000000"/>
                <w:sz w:val="22"/>
                <w:szCs w:val="22"/>
              </w:rPr>
            </w:pPr>
          </w:p>
        </w:tc>
        <w:tc>
          <w:tcPr>
            <w:tcW w:w="2610" w:type="dxa"/>
          </w:tcPr>
          <w:p w14:paraId="7A268C3A" w14:textId="77777777" w:rsidR="009F506A" w:rsidRPr="00D06871" w:rsidRDefault="009F506A" w:rsidP="009F506A">
            <w:pPr>
              <w:rPr>
                <w:rFonts w:ascii="Calibri" w:hAnsi="Calibri" w:cs="Calibri"/>
                <w:color w:val="000000"/>
                <w:sz w:val="22"/>
                <w:szCs w:val="22"/>
              </w:rPr>
            </w:pPr>
          </w:p>
        </w:tc>
      </w:tr>
      <w:tr w:rsidR="009F506A" w:rsidRPr="009C2D76" w14:paraId="52DC8FCE" w14:textId="77777777" w:rsidTr="009F506A">
        <w:trPr>
          <w:cantSplit/>
          <w:trHeight w:val="331"/>
        </w:trPr>
        <w:tc>
          <w:tcPr>
            <w:tcW w:w="2070" w:type="dxa"/>
          </w:tcPr>
          <w:p w14:paraId="790FE881"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PO</w:t>
            </w:r>
          </w:p>
        </w:tc>
        <w:tc>
          <w:tcPr>
            <w:tcW w:w="1800" w:type="dxa"/>
          </w:tcPr>
          <w:p w14:paraId="72579E09" w14:textId="77777777" w:rsidR="009F506A" w:rsidRPr="00D06871" w:rsidRDefault="00D21CA3" w:rsidP="009F506A">
            <w:pPr>
              <w:rPr>
                <w:rFonts w:ascii="Calibri" w:hAnsi="Calibri" w:cs="Calibri"/>
                <w:color w:val="000000"/>
                <w:sz w:val="22"/>
                <w:szCs w:val="22"/>
              </w:rPr>
            </w:pPr>
            <w:r>
              <w:rPr>
                <w:rFonts w:ascii="Calibri" w:hAnsi="Calibri" w:cs="Calibri"/>
                <w:color w:val="000000"/>
                <w:sz w:val="22"/>
                <w:szCs w:val="22"/>
              </w:rPr>
              <w:t>EKPO-EBELN</w:t>
            </w:r>
          </w:p>
        </w:tc>
        <w:tc>
          <w:tcPr>
            <w:tcW w:w="2037" w:type="dxa"/>
          </w:tcPr>
          <w:p w14:paraId="2656C52B"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Select-option</w:t>
            </w:r>
          </w:p>
        </w:tc>
        <w:tc>
          <w:tcPr>
            <w:tcW w:w="1113" w:type="dxa"/>
          </w:tcPr>
          <w:p w14:paraId="69D6CCDF" w14:textId="77777777" w:rsidR="009F506A" w:rsidRPr="00D06871" w:rsidRDefault="009F506A" w:rsidP="009F506A">
            <w:pPr>
              <w:rPr>
                <w:rFonts w:ascii="Calibri" w:hAnsi="Calibri" w:cs="Calibri"/>
                <w:color w:val="000000"/>
                <w:sz w:val="22"/>
                <w:szCs w:val="22"/>
              </w:rPr>
            </w:pPr>
            <w:r w:rsidRPr="00D06871">
              <w:rPr>
                <w:rFonts w:ascii="Calibri" w:hAnsi="Calibri" w:cs="Calibri"/>
                <w:color w:val="000000"/>
                <w:sz w:val="22"/>
                <w:szCs w:val="22"/>
              </w:rPr>
              <w:t>Optional</w:t>
            </w:r>
          </w:p>
        </w:tc>
        <w:tc>
          <w:tcPr>
            <w:tcW w:w="900" w:type="dxa"/>
          </w:tcPr>
          <w:p w14:paraId="707E8770" w14:textId="77777777" w:rsidR="009F506A" w:rsidRPr="00D06871" w:rsidRDefault="009F506A" w:rsidP="009F506A">
            <w:pPr>
              <w:rPr>
                <w:rFonts w:ascii="Calibri" w:hAnsi="Calibri" w:cs="Calibri"/>
                <w:color w:val="000000"/>
                <w:sz w:val="22"/>
                <w:szCs w:val="22"/>
              </w:rPr>
            </w:pPr>
          </w:p>
        </w:tc>
        <w:tc>
          <w:tcPr>
            <w:tcW w:w="2610" w:type="dxa"/>
          </w:tcPr>
          <w:p w14:paraId="411EBA44" w14:textId="77777777" w:rsidR="009F506A" w:rsidRPr="00D06871" w:rsidRDefault="009F506A" w:rsidP="009F506A">
            <w:pPr>
              <w:rPr>
                <w:rFonts w:ascii="Calibri" w:hAnsi="Calibri" w:cs="Calibri"/>
                <w:color w:val="000000"/>
                <w:sz w:val="22"/>
                <w:szCs w:val="22"/>
              </w:rPr>
            </w:pPr>
          </w:p>
        </w:tc>
      </w:tr>
      <w:tr w:rsidR="005905EC" w:rsidRPr="009C2D76" w14:paraId="710FF7C0" w14:textId="77777777" w:rsidTr="009F506A">
        <w:trPr>
          <w:cantSplit/>
          <w:trHeight w:val="331"/>
        </w:trPr>
        <w:tc>
          <w:tcPr>
            <w:tcW w:w="2070" w:type="dxa"/>
          </w:tcPr>
          <w:p w14:paraId="7285A827" w14:textId="77777777" w:rsidR="005905EC" w:rsidRPr="00AE71C4" w:rsidRDefault="005905EC" w:rsidP="009F506A">
            <w:pPr>
              <w:rPr>
                <w:rFonts w:ascii="Calibri" w:hAnsi="Calibri" w:cs="Calibri"/>
                <w:strike/>
                <w:color w:val="000000"/>
                <w:sz w:val="22"/>
                <w:szCs w:val="22"/>
                <w:rPrChange w:id="25"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26" w:author="Murali Mohan Ganta --CNTR" w:date="2020-06-29T11:08:00Z">
                  <w:rPr>
                    <w:rFonts w:ascii="Calibri" w:hAnsi="Calibri" w:cs="Calibri"/>
                    <w:color w:val="000000"/>
                    <w:sz w:val="22"/>
                    <w:szCs w:val="22"/>
                  </w:rPr>
                </w:rPrChange>
              </w:rPr>
              <w:t>Document type</w:t>
            </w:r>
          </w:p>
        </w:tc>
        <w:tc>
          <w:tcPr>
            <w:tcW w:w="1800" w:type="dxa"/>
          </w:tcPr>
          <w:p w14:paraId="0C90C39A" w14:textId="77777777" w:rsidR="005905EC" w:rsidRPr="00AE71C4" w:rsidRDefault="005905EC" w:rsidP="009F506A">
            <w:pPr>
              <w:rPr>
                <w:rFonts w:ascii="Calibri" w:hAnsi="Calibri" w:cs="Calibri"/>
                <w:strike/>
                <w:color w:val="000000"/>
                <w:sz w:val="22"/>
                <w:szCs w:val="22"/>
                <w:rPrChange w:id="27"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28" w:author="Murali Mohan Ganta --CNTR" w:date="2020-06-29T11:08:00Z">
                  <w:rPr>
                    <w:rFonts w:ascii="Calibri" w:hAnsi="Calibri" w:cs="Calibri"/>
                    <w:color w:val="000000"/>
                    <w:sz w:val="22"/>
                    <w:szCs w:val="22"/>
                  </w:rPr>
                </w:rPrChange>
              </w:rPr>
              <w:t>BKPF-BLART</w:t>
            </w:r>
          </w:p>
        </w:tc>
        <w:tc>
          <w:tcPr>
            <w:tcW w:w="2037" w:type="dxa"/>
          </w:tcPr>
          <w:p w14:paraId="28AC9FEC" w14:textId="77777777" w:rsidR="005905EC" w:rsidRPr="00AE71C4" w:rsidRDefault="005905EC" w:rsidP="009F506A">
            <w:pPr>
              <w:rPr>
                <w:rFonts w:ascii="Calibri" w:hAnsi="Calibri" w:cs="Calibri"/>
                <w:strike/>
                <w:color w:val="000000"/>
                <w:sz w:val="22"/>
                <w:szCs w:val="22"/>
                <w:rPrChange w:id="29"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30" w:author="Murali Mohan Ganta --CNTR" w:date="2020-06-29T11:08:00Z">
                  <w:rPr>
                    <w:rFonts w:ascii="Calibri" w:hAnsi="Calibri" w:cs="Calibri"/>
                    <w:color w:val="000000"/>
                    <w:sz w:val="22"/>
                    <w:szCs w:val="22"/>
                  </w:rPr>
                </w:rPrChange>
              </w:rPr>
              <w:t>Select-Option</w:t>
            </w:r>
          </w:p>
        </w:tc>
        <w:tc>
          <w:tcPr>
            <w:tcW w:w="1113" w:type="dxa"/>
          </w:tcPr>
          <w:p w14:paraId="017FE453" w14:textId="77777777" w:rsidR="005905EC" w:rsidRPr="00AE71C4" w:rsidRDefault="005905EC" w:rsidP="009F506A">
            <w:pPr>
              <w:rPr>
                <w:rFonts w:ascii="Calibri" w:hAnsi="Calibri" w:cs="Calibri"/>
                <w:strike/>
                <w:color w:val="000000"/>
                <w:sz w:val="22"/>
                <w:szCs w:val="22"/>
                <w:rPrChange w:id="31"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32" w:author="Murali Mohan Ganta --CNTR" w:date="2020-06-29T11:08:00Z">
                  <w:rPr>
                    <w:rFonts w:ascii="Calibri" w:hAnsi="Calibri" w:cs="Calibri"/>
                    <w:color w:val="000000"/>
                    <w:sz w:val="22"/>
                    <w:szCs w:val="22"/>
                  </w:rPr>
                </w:rPrChange>
              </w:rPr>
              <w:t>Required</w:t>
            </w:r>
          </w:p>
        </w:tc>
        <w:tc>
          <w:tcPr>
            <w:tcW w:w="900" w:type="dxa"/>
          </w:tcPr>
          <w:p w14:paraId="2266F17C" w14:textId="77777777" w:rsidR="005905EC" w:rsidRPr="00AE71C4" w:rsidRDefault="005905EC" w:rsidP="009F506A">
            <w:pPr>
              <w:rPr>
                <w:rFonts w:ascii="Calibri" w:hAnsi="Calibri" w:cs="Calibri"/>
                <w:strike/>
                <w:color w:val="000000"/>
                <w:sz w:val="22"/>
                <w:szCs w:val="22"/>
                <w:rPrChange w:id="33"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34" w:author="Murali Mohan Ganta --CNTR" w:date="2020-06-29T11:08:00Z">
                  <w:rPr>
                    <w:rFonts w:ascii="Calibri" w:hAnsi="Calibri" w:cs="Calibri"/>
                    <w:color w:val="000000"/>
                    <w:sz w:val="22"/>
                    <w:szCs w:val="22"/>
                  </w:rPr>
                </w:rPrChange>
              </w:rPr>
              <w:t>Yes</w:t>
            </w:r>
          </w:p>
        </w:tc>
        <w:tc>
          <w:tcPr>
            <w:tcW w:w="2610" w:type="dxa"/>
          </w:tcPr>
          <w:p w14:paraId="624AF7C4" w14:textId="77777777" w:rsidR="005905EC" w:rsidRPr="00AE71C4" w:rsidRDefault="005905EC" w:rsidP="009F506A">
            <w:pPr>
              <w:rPr>
                <w:rFonts w:ascii="Calibri" w:hAnsi="Calibri" w:cs="Calibri"/>
                <w:strike/>
                <w:color w:val="000000"/>
                <w:sz w:val="22"/>
                <w:szCs w:val="22"/>
                <w:rPrChange w:id="35" w:author="Murali Mohan Ganta --CNTR" w:date="2020-06-29T11:08:00Z">
                  <w:rPr>
                    <w:rFonts w:ascii="Calibri" w:hAnsi="Calibri" w:cs="Calibri"/>
                    <w:color w:val="000000"/>
                    <w:sz w:val="22"/>
                    <w:szCs w:val="22"/>
                  </w:rPr>
                </w:rPrChange>
              </w:rPr>
            </w:pPr>
            <w:r w:rsidRPr="00AE71C4">
              <w:rPr>
                <w:rFonts w:ascii="Calibri" w:hAnsi="Calibri" w:cs="Calibri"/>
                <w:strike/>
                <w:color w:val="000000"/>
                <w:sz w:val="22"/>
                <w:szCs w:val="22"/>
                <w:rPrChange w:id="36" w:author="Murali Mohan Ganta --CNTR" w:date="2020-06-29T11:08:00Z">
                  <w:rPr>
                    <w:rFonts w:ascii="Calibri" w:hAnsi="Calibri" w:cs="Calibri"/>
                    <w:color w:val="000000"/>
                    <w:sz w:val="22"/>
                    <w:szCs w:val="22"/>
                  </w:rPr>
                </w:rPrChange>
              </w:rPr>
              <w:t xml:space="preserve">WE, </w:t>
            </w:r>
            <w:commentRangeStart w:id="37"/>
            <w:commentRangeStart w:id="38"/>
            <w:r w:rsidRPr="00AE71C4">
              <w:rPr>
                <w:rFonts w:ascii="Calibri" w:hAnsi="Calibri" w:cs="Calibri"/>
                <w:strike/>
                <w:color w:val="000000"/>
                <w:sz w:val="22"/>
                <w:szCs w:val="22"/>
                <w:rPrChange w:id="39" w:author="Murali Mohan Ganta --CNTR" w:date="2020-06-29T11:08:00Z">
                  <w:rPr>
                    <w:rFonts w:ascii="Calibri" w:hAnsi="Calibri" w:cs="Calibri"/>
                    <w:color w:val="000000"/>
                    <w:sz w:val="22"/>
                    <w:szCs w:val="22"/>
                  </w:rPr>
                </w:rPrChange>
              </w:rPr>
              <w:t>WL</w:t>
            </w:r>
            <w:commentRangeEnd w:id="37"/>
            <w:r w:rsidR="00D34FE8" w:rsidRPr="00AE71C4">
              <w:rPr>
                <w:rStyle w:val="CommentReference"/>
                <w:strike/>
                <w:rPrChange w:id="40" w:author="Murali Mohan Ganta --CNTR" w:date="2020-06-29T11:08:00Z">
                  <w:rPr>
                    <w:rStyle w:val="CommentReference"/>
                  </w:rPr>
                </w:rPrChange>
              </w:rPr>
              <w:commentReference w:id="37"/>
            </w:r>
            <w:commentRangeEnd w:id="38"/>
            <w:r w:rsidR="00210967">
              <w:rPr>
                <w:rStyle w:val="CommentReference"/>
              </w:rPr>
              <w:commentReference w:id="38"/>
            </w:r>
            <w:r w:rsidR="00475628" w:rsidRPr="00AE71C4">
              <w:rPr>
                <w:rFonts w:ascii="Calibri" w:hAnsi="Calibri" w:cs="Calibri"/>
                <w:strike/>
                <w:color w:val="000000"/>
                <w:sz w:val="22"/>
                <w:szCs w:val="22"/>
                <w:rPrChange w:id="41" w:author="Murali Mohan Ganta --CNTR" w:date="2020-06-29T11:08:00Z">
                  <w:rPr>
                    <w:rFonts w:ascii="Calibri" w:hAnsi="Calibri" w:cs="Calibri"/>
                    <w:color w:val="000000"/>
                    <w:sz w:val="22"/>
                    <w:szCs w:val="22"/>
                  </w:rPr>
                </w:rPrChange>
              </w:rPr>
              <w:t>, RE, RF</w:t>
            </w:r>
            <w:ins w:id="42" w:author="Murali Mohan Ganta --CNTR" w:date="2020-06-05T10:30:00Z">
              <w:r w:rsidR="00F5484B" w:rsidRPr="00AE71C4">
                <w:rPr>
                  <w:rFonts w:ascii="Calibri" w:hAnsi="Calibri" w:cs="Calibri"/>
                  <w:strike/>
                  <w:color w:val="000000"/>
                  <w:sz w:val="22"/>
                  <w:szCs w:val="22"/>
                  <w:rPrChange w:id="43" w:author="Murali Mohan Ganta --CNTR" w:date="2020-06-29T11:08:00Z">
                    <w:rPr>
                      <w:rFonts w:ascii="Calibri" w:hAnsi="Calibri" w:cs="Calibri"/>
                      <w:color w:val="000000"/>
                      <w:sz w:val="22"/>
                      <w:szCs w:val="22"/>
                    </w:rPr>
                  </w:rPrChange>
                </w:rPr>
                <w:t>, RS, RP</w:t>
              </w:r>
            </w:ins>
            <w:ins w:id="44" w:author="Murali Mohan Ganta --CNTR" w:date="2020-06-05T10:31:00Z">
              <w:r w:rsidR="00F5484B" w:rsidRPr="00AE71C4">
                <w:rPr>
                  <w:rFonts w:ascii="Calibri" w:hAnsi="Calibri" w:cs="Calibri"/>
                  <w:strike/>
                  <w:color w:val="000000"/>
                  <w:sz w:val="22"/>
                  <w:szCs w:val="22"/>
                  <w:rPrChange w:id="45" w:author="Murali Mohan Ganta --CNTR" w:date="2020-06-29T11:08:00Z">
                    <w:rPr>
                      <w:rFonts w:ascii="Calibri" w:hAnsi="Calibri" w:cs="Calibri"/>
                      <w:color w:val="000000"/>
                      <w:sz w:val="22"/>
                      <w:szCs w:val="22"/>
                    </w:rPr>
                  </w:rPrChange>
                </w:rPr>
                <w:t xml:space="preserve"> </w:t>
              </w:r>
            </w:ins>
            <w:ins w:id="46" w:author="Murali Mohan Ganta --CNTR" w:date="2020-06-05T10:30:00Z">
              <w:r w:rsidR="00F5484B" w:rsidRPr="00AE71C4">
                <w:rPr>
                  <w:rFonts w:ascii="Calibri" w:hAnsi="Calibri" w:cs="Calibri"/>
                  <w:strike/>
                  <w:color w:val="000000"/>
                  <w:sz w:val="22"/>
                  <w:szCs w:val="22"/>
                  <w:rPrChange w:id="47" w:author="Murali Mohan Ganta --CNTR" w:date="2020-06-29T11:08:00Z">
                    <w:rPr>
                      <w:rFonts w:ascii="Calibri" w:hAnsi="Calibri" w:cs="Calibri"/>
                      <w:color w:val="000000"/>
                      <w:sz w:val="22"/>
                      <w:szCs w:val="22"/>
                    </w:rPr>
                  </w:rPrChange>
                </w:rPr>
                <w:t>(Maintain in TVARVC TABLE)</w:t>
              </w:r>
            </w:ins>
          </w:p>
        </w:tc>
      </w:tr>
    </w:tbl>
    <w:p w14:paraId="0CA0654F" w14:textId="77777777" w:rsidR="00F5549D" w:rsidRDefault="00F5549D" w:rsidP="00FE6B06">
      <w:pPr>
        <w:rPr>
          <w:color w:val="00B050"/>
          <w:highlight w:val="yellow"/>
        </w:rPr>
      </w:pPr>
    </w:p>
    <w:p w14:paraId="005B3230" w14:textId="77777777" w:rsidR="00AF180A" w:rsidRPr="00AF180A" w:rsidRDefault="00AF180A" w:rsidP="00AF180A">
      <w:pPr>
        <w:pStyle w:val="NoSpacing"/>
        <w:ind w:left="360"/>
        <w:jc w:val="both"/>
        <w:rPr>
          <w:rFonts w:eastAsia="Times New Roman" w:cs="Calibri"/>
          <w:color w:val="000000"/>
        </w:rPr>
      </w:pPr>
    </w:p>
    <w:p w14:paraId="45A10E8A" w14:textId="77777777" w:rsidR="00B906D5" w:rsidRDefault="00B906D5" w:rsidP="008F3438">
      <w:pPr>
        <w:pStyle w:val="NoSpacing"/>
        <w:jc w:val="both"/>
        <w:rPr>
          <w:rFonts w:eastAsia="Times New Roman" w:cs="Calibri"/>
          <w:color w:val="000000"/>
        </w:rPr>
      </w:pPr>
    </w:p>
    <w:tbl>
      <w:tblPr>
        <w:tblW w:w="10430" w:type="dxa"/>
        <w:tblInd w:w="118" w:type="dxa"/>
        <w:tblLook w:val="04A0" w:firstRow="1" w:lastRow="0" w:firstColumn="1" w:lastColumn="0" w:noHBand="0" w:noVBand="1"/>
      </w:tblPr>
      <w:tblGrid>
        <w:gridCol w:w="890"/>
        <w:gridCol w:w="2970"/>
        <w:gridCol w:w="6570"/>
      </w:tblGrid>
      <w:tr w:rsidR="00D34FE8" w:rsidRPr="00D34FE8" w14:paraId="1BBCD7FA" w14:textId="77777777" w:rsidTr="00A219FA">
        <w:trPr>
          <w:trHeight w:val="602"/>
        </w:trPr>
        <w:tc>
          <w:tcPr>
            <w:tcW w:w="890" w:type="dxa"/>
            <w:tcBorders>
              <w:top w:val="single" w:sz="8" w:space="0" w:color="auto"/>
              <w:left w:val="single" w:sz="8" w:space="0" w:color="auto"/>
              <w:bottom w:val="nil"/>
              <w:right w:val="single" w:sz="8" w:space="0" w:color="auto"/>
            </w:tcBorders>
            <w:shd w:val="clear" w:color="000000" w:fill="1F497D"/>
            <w:noWrap/>
            <w:vAlign w:val="center"/>
            <w:hideMark/>
          </w:tcPr>
          <w:p w14:paraId="4EB79954" w14:textId="77777777" w:rsidR="00D34FE8" w:rsidRPr="00D34FE8" w:rsidRDefault="00D34FE8" w:rsidP="00D34FE8">
            <w:pPr>
              <w:rPr>
                <w:rFonts w:ascii="Calibri" w:hAnsi="Calibri" w:cs="Calibri"/>
                <w:color w:val="FFFFFF"/>
                <w:sz w:val="22"/>
                <w:szCs w:val="22"/>
              </w:rPr>
            </w:pPr>
            <w:r w:rsidRPr="00D34FE8">
              <w:rPr>
                <w:rFonts w:ascii="Calibri" w:hAnsi="Calibri" w:cs="Calibri"/>
                <w:color w:val="FFFFFF"/>
                <w:sz w:val="22"/>
                <w:szCs w:val="22"/>
                <w:highlight w:val="blue"/>
              </w:rPr>
              <w:t>Seq</w:t>
            </w:r>
          </w:p>
        </w:tc>
        <w:tc>
          <w:tcPr>
            <w:tcW w:w="2970" w:type="dxa"/>
            <w:tcBorders>
              <w:top w:val="single" w:sz="8" w:space="0" w:color="auto"/>
              <w:left w:val="nil"/>
              <w:bottom w:val="nil"/>
              <w:right w:val="single" w:sz="8" w:space="0" w:color="auto"/>
            </w:tcBorders>
            <w:shd w:val="clear" w:color="000000" w:fill="1F497D"/>
            <w:noWrap/>
            <w:vAlign w:val="center"/>
            <w:hideMark/>
          </w:tcPr>
          <w:p w14:paraId="74820188" w14:textId="77777777" w:rsidR="00D34FE8" w:rsidRPr="00D34FE8" w:rsidRDefault="00D34FE8" w:rsidP="00D34FE8">
            <w:pPr>
              <w:rPr>
                <w:rFonts w:ascii="Calibri" w:hAnsi="Calibri" w:cs="Calibri"/>
                <w:color w:val="FFFFFF"/>
                <w:sz w:val="22"/>
                <w:szCs w:val="22"/>
              </w:rPr>
            </w:pPr>
            <w:r w:rsidRPr="00D34FE8">
              <w:rPr>
                <w:rFonts w:ascii="Calibri" w:hAnsi="Calibri" w:cs="Calibri"/>
                <w:color w:val="FFFFFF"/>
                <w:sz w:val="22"/>
                <w:szCs w:val="22"/>
                <w:highlight w:val="blue"/>
              </w:rPr>
              <w:t>Output Fields</w:t>
            </w:r>
          </w:p>
        </w:tc>
        <w:tc>
          <w:tcPr>
            <w:tcW w:w="6570" w:type="dxa"/>
            <w:tcBorders>
              <w:top w:val="single" w:sz="8" w:space="0" w:color="auto"/>
              <w:left w:val="nil"/>
              <w:bottom w:val="nil"/>
              <w:right w:val="single" w:sz="8" w:space="0" w:color="auto"/>
            </w:tcBorders>
            <w:shd w:val="clear" w:color="000000" w:fill="1F497D"/>
            <w:vAlign w:val="center"/>
            <w:hideMark/>
          </w:tcPr>
          <w:p w14:paraId="3A81AC54" w14:textId="77777777" w:rsidR="00D34FE8" w:rsidRPr="00D34FE8" w:rsidRDefault="00D34FE8" w:rsidP="00D34FE8">
            <w:pPr>
              <w:rPr>
                <w:rFonts w:ascii="Calibri" w:hAnsi="Calibri" w:cs="Calibri"/>
                <w:color w:val="FFFFFF"/>
                <w:sz w:val="22"/>
                <w:szCs w:val="22"/>
              </w:rPr>
            </w:pPr>
            <w:r w:rsidRPr="00D34FE8">
              <w:rPr>
                <w:rFonts w:ascii="Calibri" w:hAnsi="Calibri" w:cs="Calibri"/>
                <w:color w:val="FFFFFF"/>
                <w:sz w:val="22"/>
                <w:szCs w:val="22"/>
                <w:highlight w:val="blue"/>
              </w:rPr>
              <w:t>Description and Logic</w:t>
            </w:r>
          </w:p>
        </w:tc>
      </w:tr>
      <w:tr w:rsidR="00D34FE8" w:rsidRPr="00D34FE8" w14:paraId="7EA50D9F" w14:textId="77777777" w:rsidTr="00A219FA">
        <w:trPr>
          <w:trHeight w:val="371"/>
        </w:trPr>
        <w:tc>
          <w:tcPr>
            <w:tcW w:w="8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653E8" w14:textId="77777777" w:rsidR="00D34FE8" w:rsidRPr="00D34FE8" w:rsidRDefault="00D34FE8" w:rsidP="00D34FE8">
            <w:pPr>
              <w:rPr>
                <w:rFonts w:ascii="Calibri" w:hAnsi="Calibri" w:cs="Calibri"/>
                <w:sz w:val="22"/>
                <w:szCs w:val="22"/>
              </w:rPr>
            </w:pPr>
            <w:r w:rsidRPr="00D34FE8">
              <w:rPr>
                <w:rFonts w:ascii="Calibri" w:hAnsi="Calibri" w:cs="Calibri"/>
                <w:sz w:val="22"/>
                <w:szCs w:val="22"/>
              </w:rPr>
              <w:t>1</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0BBDCD11" w14:textId="77777777" w:rsidR="00D34FE8" w:rsidRPr="00D34FE8" w:rsidRDefault="00D34FE8" w:rsidP="00D34FE8">
            <w:pPr>
              <w:rPr>
                <w:color w:val="000000"/>
                <w:sz w:val="20"/>
                <w:szCs w:val="20"/>
              </w:rPr>
            </w:pPr>
            <w:r w:rsidRPr="00D34FE8">
              <w:rPr>
                <w:color w:val="000000"/>
                <w:sz w:val="20"/>
                <w:szCs w:val="20"/>
              </w:rPr>
              <w:t xml:space="preserve">EKPO-EBELN </w:t>
            </w:r>
          </w:p>
        </w:tc>
        <w:tc>
          <w:tcPr>
            <w:tcW w:w="6570" w:type="dxa"/>
            <w:tcBorders>
              <w:top w:val="single" w:sz="4" w:space="0" w:color="auto"/>
              <w:left w:val="nil"/>
              <w:bottom w:val="single" w:sz="4" w:space="0" w:color="auto"/>
              <w:right w:val="single" w:sz="4" w:space="0" w:color="auto"/>
            </w:tcBorders>
            <w:shd w:val="clear" w:color="auto" w:fill="auto"/>
            <w:vAlign w:val="center"/>
            <w:hideMark/>
          </w:tcPr>
          <w:p w14:paraId="0B70BA3B" w14:textId="77777777" w:rsidR="00D34FE8" w:rsidRPr="00D34FE8" w:rsidRDefault="00D34FE8" w:rsidP="00D34FE8">
            <w:pPr>
              <w:rPr>
                <w:rFonts w:ascii="Calibri" w:hAnsi="Calibri" w:cs="Calibri"/>
                <w:sz w:val="22"/>
                <w:szCs w:val="22"/>
              </w:rPr>
            </w:pPr>
            <w:r w:rsidRPr="00D34FE8">
              <w:rPr>
                <w:rFonts w:ascii="Calibri" w:hAnsi="Calibri" w:cs="Calibri"/>
                <w:sz w:val="22"/>
                <w:szCs w:val="22"/>
              </w:rPr>
              <w:t>PO Number</w:t>
            </w:r>
          </w:p>
        </w:tc>
      </w:tr>
      <w:tr w:rsidR="00D34FE8" w:rsidRPr="00D34FE8" w14:paraId="71C3DC6D"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1D0882B4" w14:textId="77777777" w:rsidR="00D34FE8" w:rsidRPr="00D34FE8" w:rsidRDefault="00D34FE8" w:rsidP="00D34FE8">
            <w:pPr>
              <w:rPr>
                <w:rFonts w:ascii="Calibri" w:hAnsi="Calibri" w:cs="Calibri"/>
                <w:sz w:val="22"/>
                <w:szCs w:val="22"/>
              </w:rPr>
            </w:pPr>
            <w:r w:rsidRPr="00D34FE8">
              <w:rPr>
                <w:rFonts w:ascii="Calibri" w:hAnsi="Calibri" w:cs="Calibri"/>
                <w:sz w:val="22"/>
                <w:szCs w:val="22"/>
              </w:rPr>
              <w:t>2</w:t>
            </w:r>
          </w:p>
        </w:tc>
        <w:tc>
          <w:tcPr>
            <w:tcW w:w="2970" w:type="dxa"/>
            <w:tcBorders>
              <w:top w:val="nil"/>
              <w:left w:val="nil"/>
              <w:bottom w:val="single" w:sz="4" w:space="0" w:color="auto"/>
              <w:right w:val="single" w:sz="4" w:space="0" w:color="auto"/>
            </w:tcBorders>
            <w:shd w:val="clear" w:color="auto" w:fill="auto"/>
            <w:noWrap/>
            <w:vAlign w:val="bottom"/>
            <w:hideMark/>
          </w:tcPr>
          <w:p w14:paraId="6A8AE344" w14:textId="77777777" w:rsidR="00D34FE8" w:rsidRPr="00D34FE8" w:rsidRDefault="00D34FE8" w:rsidP="00D34FE8">
            <w:pPr>
              <w:rPr>
                <w:color w:val="000000"/>
                <w:sz w:val="20"/>
                <w:szCs w:val="20"/>
              </w:rPr>
            </w:pPr>
            <w:r w:rsidRPr="00D34FE8">
              <w:rPr>
                <w:color w:val="000000"/>
                <w:sz w:val="20"/>
                <w:szCs w:val="20"/>
              </w:rPr>
              <w:t>EKPO-EBELP</w:t>
            </w:r>
          </w:p>
        </w:tc>
        <w:tc>
          <w:tcPr>
            <w:tcW w:w="6570" w:type="dxa"/>
            <w:tcBorders>
              <w:top w:val="nil"/>
              <w:left w:val="nil"/>
              <w:bottom w:val="single" w:sz="4" w:space="0" w:color="auto"/>
              <w:right w:val="single" w:sz="4" w:space="0" w:color="auto"/>
            </w:tcBorders>
            <w:shd w:val="clear" w:color="auto" w:fill="auto"/>
            <w:vAlign w:val="center"/>
            <w:hideMark/>
          </w:tcPr>
          <w:p w14:paraId="6D3DAA87" w14:textId="77777777" w:rsidR="00D34FE8" w:rsidRPr="00D34FE8" w:rsidRDefault="00D34FE8" w:rsidP="00D34FE8">
            <w:pPr>
              <w:rPr>
                <w:rFonts w:ascii="Calibri" w:hAnsi="Calibri" w:cs="Calibri"/>
                <w:sz w:val="22"/>
                <w:szCs w:val="22"/>
              </w:rPr>
            </w:pPr>
            <w:r w:rsidRPr="00D34FE8">
              <w:rPr>
                <w:rFonts w:ascii="Calibri" w:hAnsi="Calibri" w:cs="Calibri"/>
                <w:sz w:val="22"/>
                <w:szCs w:val="22"/>
              </w:rPr>
              <w:t>PO line</w:t>
            </w:r>
          </w:p>
        </w:tc>
      </w:tr>
      <w:tr w:rsidR="004D6FE8" w:rsidRPr="00D34FE8" w14:paraId="25FCBD9C"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01EC2448" w14:textId="77777777" w:rsidR="004D6FE8" w:rsidRPr="00862E3D" w:rsidRDefault="004D6FE8" w:rsidP="004D6FE8">
            <w:pPr>
              <w:rPr>
                <w:rFonts w:ascii="Calibri" w:hAnsi="Calibri" w:cs="Calibri"/>
                <w:sz w:val="22"/>
                <w:szCs w:val="22"/>
                <w:highlight w:val="yellow"/>
                <w:rPrChange w:id="48" w:author="Murali Mohan Ganta --CNTR" w:date="2020-07-08T13:00:00Z">
                  <w:rPr>
                    <w:rFonts w:ascii="Calibri" w:hAnsi="Calibri" w:cs="Calibri"/>
                    <w:sz w:val="22"/>
                    <w:szCs w:val="22"/>
                  </w:rPr>
                </w:rPrChange>
              </w:rPr>
            </w:pPr>
            <w:r w:rsidRPr="00862E3D">
              <w:rPr>
                <w:rFonts w:ascii="Calibri" w:hAnsi="Calibri" w:cs="Calibri"/>
                <w:sz w:val="22"/>
                <w:szCs w:val="22"/>
                <w:highlight w:val="yellow"/>
                <w:rPrChange w:id="49" w:author="Murali Mohan Ganta --CNTR" w:date="2020-07-08T13:00:00Z">
                  <w:rPr>
                    <w:rFonts w:ascii="Calibri" w:hAnsi="Calibri" w:cs="Calibri"/>
                    <w:sz w:val="22"/>
                    <w:szCs w:val="22"/>
                  </w:rPr>
                </w:rPrChange>
              </w:rPr>
              <w:t>3</w:t>
            </w:r>
          </w:p>
        </w:tc>
        <w:tc>
          <w:tcPr>
            <w:tcW w:w="2970" w:type="dxa"/>
            <w:tcBorders>
              <w:top w:val="nil"/>
              <w:left w:val="nil"/>
              <w:bottom w:val="single" w:sz="4" w:space="0" w:color="auto"/>
              <w:right w:val="single" w:sz="4" w:space="0" w:color="auto"/>
            </w:tcBorders>
            <w:shd w:val="clear" w:color="auto" w:fill="auto"/>
            <w:noWrap/>
            <w:vAlign w:val="bottom"/>
          </w:tcPr>
          <w:p w14:paraId="5B389A2C" w14:textId="77777777" w:rsidR="004D6FE8" w:rsidRPr="00862E3D" w:rsidRDefault="004D6FE8" w:rsidP="004D6FE8">
            <w:pPr>
              <w:rPr>
                <w:rFonts w:ascii="Calibri" w:hAnsi="Calibri" w:cs="Calibri"/>
                <w:color w:val="000000"/>
                <w:sz w:val="22"/>
                <w:szCs w:val="22"/>
                <w:highlight w:val="yellow"/>
                <w:rPrChange w:id="50" w:author="Murali Mohan Ganta --CNTR" w:date="2020-07-08T13:00:00Z">
                  <w:rPr>
                    <w:rFonts w:ascii="Calibri" w:hAnsi="Calibri" w:cs="Calibri"/>
                    <w:color w:val="000000"/>
                    <w:sz w:val="22"/>
                    <w:szCs w:val="22"/>
                  </w:rPr>
                </w:rPrChange>
              </w:rPr>
            </w:pPr>
            <w:r w:rsidRPr="00862E3D">
              <w:rPr>
                <w:rFonts w:cs="Arial"/>
                <w:color w:val="000000"/>
                <w:sz w:val="20"/>
                <w:highlight w:val="yellow"/>
                <w:rPrChange w:id="51" w:author="Murali Mohan Ganta --CNTR" w:date="2020-07-08T13:00:00Z">
                  <w:rPr>
                    <w:rFonts w:cs="Arial"/>
                    <w:color w:val="000000"/>
                    <w:sz w:val="20"/>
                  </w:rPr>
                </w:rPrChange>
              </w:rPr>
              <w:t>EKPO-MENGE</w:t>
            </w:r>
          </w:p>
        </w:tc>
        <w:tc>
          <w:tcPr>
            <w:tcW w:w="6570" w:type="dxa"/>
            <w:tcBorders>
              <w:top w:val="nil"/>
              <w:left w:val="nil"/>
              <w:bottom w:val="single" w:sz="4" w:space="0" w:color="auto"/>
              <w:right w:val="single" w:sz="4" w:space="0" w:color="auto"/>
            </w:tcBorders>
            <w:shd w:val="clear" w:color="auto" w:fill="auto"/>
            <w:vAlign w:val="center"/>
          </w:tcPr>
          <w:p w14:paraId="257F76C9" w14:textId="77777777" w:rsidR="004D6FE8" w:rsidRPr="00862E3D" w:rsidRDefault="004D6FE8" w:rsidP="004D6FE8">
            <w:pPr>
              <w:rPr>
                <w:rFonts w:ascii="Calibri" w:hAnsi="Calibri" w:cs="Calibri"/>
                <w:sz w:val="22"/>
                <w:szCs w:val="22"/>
                <w:highlight w:val="yellow"/>
                <w:rPrChange w:id="52" w:author="Murali Mohan Ganta --CNTR" w:date="2020-07-08T13:00:00Z">
                  <w:rPr>
                    <w:rFonts w:ascii="Calibri" w:hAnsi="Calibri" w:cs="Calibri"/>
                    <w:sz w:val="22"/>
                    <w:szCs w:val="22"/>
                  </w:rPr>
                </w:rPrChange>
              </w:rPr>
            </w:pPr>
            <w:r w:rsidRPr="00862E3D">
              <w:rPr>
                <w:rFonts w:ascii="Calibri" w:hAnsi="Calibri" w:cs="Calibri"/>
                <w:sz w:val="22"/>
                <w:szCs w:val="22"/>
                <w:highlight w:val="yellow"/>
                <w:rPrChange w:id="53" w:author="Murali Mohan Ganta --CNTR" w:date="2020-07-08T13:00:00Z">
                  <w:rPr>
                    <w:rFonts w:ascii="Calibri" w:hAnsi="Calibri" w:cs="Calibri"/>
                    <w:sz w:val="22"/>
                    <w:szCs w:val="22"/>
                  </w:rPr>
                </w:rPrChange>
              </w:rPr>
              <w:t xml:space="preserve">PO </w:t>
            </w:r>
            <w:ins w:id="54" w:author="Murali Mohan Ganta --CNTR" w:date="2020-07-08T12:59:00Z">
              <w:r w:rsidR="00862E3D" w:rsidRPr="00862E3D">
                <w:rPr>
                  <w:rFonts w:ascii="Calibri" w:hAnsi="Calibri" w:cs="Calibri"/>
                  <w:sz w:val="22"/>
                  <w:szCs w:val="22"/>
                  <w:highlight w:val="yellow"/>
                  <w:rPrChange w:id="55" w:author="Murali Mohan Ganta --CNTR" w:date="2020-07-08T13:00:00Z">
                    <w:rPr>
                      <w:rFonts w:ascii="Calibri" w:hAnsi="Calibri" w:cs="Calibri"/>
                      <w:sz w:val="22"/>
                      <w:szCs w:val="22"/>
                    </w:rPr>
                  </w:rPrChange>
                </w:rPr>
                <w:t xml:space="preserve">Item </w:t>
              </w:r>
            </w:ins>
            <w:del w:id="56" w:author="Murali Mohan Ganta --CNTR" w:date="2020-07-08T12:59:00Z">
              <w:r w:rsidRPr="00862E3D" w:rsidDel="00862E3D">
                <w:rPr>
                  <w:rFonts w:ascii="Calibri" w:hAnsi="Calibri" w:cs="Calibri"/>
                  <w:sz w:val="22"/>
                  <w:szCs w:val="22"/>
                  <w:highlight w:val="yellow"/>
                  <w:rPrChange w:id="57" w:author="Murali Mohan Ganta --CNTR" w:date="2020-07-08T13:00:00Z">
                    <w:rPr>
                      <w:rFonts w:ascii="Calibri" w:hAnsi="Calibri" w:cs="Calibri"/>
                      <w:sz w:val="22"/>
                      <w:szCs w:val="22"/>
                    </w:rPr>
                  </w:rPrChange>
                </w:rPr>
                <w:delText xml:space="preserve">Line GR </w:delText>
              </w:r>
            </w:del>
            <w:r w:rsidRPr="00862E3D">
              <w:rPr>
                <w:rFonts w:ascii="Calibri" w:hAnsi="Calibri" w:cs="Calibri"/>
                <w:sz w:val="22"/>
                <w:szCs w:val="22"/>
                <w:highlight w:val="yellow"/>
                <w:rPrChange w:id="58" w:author="Murali Mohan Ganta --CNTR" w:date="2020-07-08T13:00:00Z">
                  <w:rPr>
                    <w:rFonts w:ascii="Calibri" w:hAnsi="Calibri" w:cs="Calibri"/>
                    <w:sz w:val="22"/>
                    <w:szCs w:val="22"/>
                  </w:rPr>
                </w:rPrChange>
              </w:rPr>
              <w:t>Quantity</w:t>
            </w:r>
          </w:p>
        </w:tc>
      </w:tr>
      <w:tr w:rsidR="004D6FE8" w:rsidRPr="00D34FE8" w14:paraId="0DF6B8F6"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6C02D32D" w14:textId="77777777" w:rsidR="004D6FE8" w:rsidRPr="00862E3D" w:rsidRDefault="004D6FE8" w:rsidP="004D6FE8">
            <w:pPr>
              <w:rPr>
                <w:rFonts w:ascii="Calibri" w:hAnsi="Calibri" w:cs="Calibri"/>
                <w:sz w:val="22"/>
                <w:szCs w:val="22"/>
                <w:highlight w:val="yellow"/>
                <w:rPrChange w:id="59" w:author="Murali Mohan Ganta --CNTR" w:date="2020-07-08T13:07:00Z">
                  <w:rPr>
                    <w:rFonts w:ascii="Calibri" w:hAnsi="Calibri" w:cs="Calibri"/>
                    <w:sz w:val="22"/>
                    <w:szCs w:val="22"/>
                  </w:rPr>
                </w:rPrChange>
              </w:rPr>
            </w:pPr>
            <w:r w:rsidRPr="00862E3D">
              <w:rPr>
                <w:rFonts w:ascii="Calibri" w:hAnsi="Calibri" w:cs="Calibri"/>
                <w:sz w:val="22"/>
                <w:szCs w:val="22"/>
                <w:highlight w:val="yellow"/>
                <w:rPrChange w:id="60" w:author="Murali Mohan Ganta --CNTR" w:date="2020-07-08T13:07:00Z">
                  <w:rPr>
                    <w:rFonts w:ascii="Calibri" w:hAnsi="Calibri" w:cs="Calibri"/>
                    <w:sz w:val="22"/>
                    <w:szCs w:val="22"/>
                  </w:rPr>
                </w:rPrChange>
              </w:rPr>
              <w:t>4</w:t>
            </w:r>
          </w:p>
        </w:tc>
        <w:tc>
          <w:tcPr>
            <w:tcW w:w="2970" w:type="dxa"/>
            <w:tcBorders>
              <w:top w:val="nil"/>
              <w:left w:val="nil"/>
              <w:bottom w:val="single" w:sz="4" w:space="0" w:color="auto"/>
              <w:right w:val="single" w:sz="4" w:space="0" w:color="auto"/>
            </w:tcBorders>
            <w:shd w:val="clear" w:color="auto" w:fill="auto"/>
            <w:noWrap/>
            <w:vAlign w:val="bottom"/>
          </w:tcPr>
          <w:p w14:paraId="436C4674" w14:textId="77777777" w:rsidR="004D6FE8" w:rsidRPr="00862E3D" w:rsidRDefault="004D6FE8" w:rsidP="004D6FE8">
            <w:pPr>
              <w:rPr>
                <w:rFonts w:ascii="Calibri" w:hAnsi="Calibri" w:cs="Calibri"/>
                <w:color w:val="000000"/>
                <w:sz w:val="22"/>
                <w:szCs w:val="22"/>
                <w:highlight w:val="yellow"/>
                <w:rPrChange w:id="61" w:author="Murali Mohan Ganta --CNTR" w:date="2020-07-08T13:07:00Z">
                  <w:rPr>
                    <w:rFonts w:ascii="Calibri" w:hAnsi="Calibri" w:cs="Calibri"/>
                    <w:color w:val="000000"/>
                    <w:sz w:val="22"/>
                    <w:szCs w:val="22"/>
                  </w:rPr>
                </w:rPrChange>
              </w:rPr>
            </w:pPr>
            <w:r w:rsidRPr="00862E3D">
              <w:rPr>
                <w:rFonts w:cs="Arial"/>
                <w:color w:val="000000"/>
                <w:sz w:val="20"/>
                <w:highlight w:val="yellow"/>
                <w:rPrChange w:id="62" w:author="Murali Mohan Ganta --CNTR" w:date="2020-07-08T13:07:00Z">
                  <w:rPr>
                    <w:rFonts w:cs="Arial"/>
                    <w:color w:val="000000"/>
                    <w:sz w:val="20"/>
                  </w:rPr>
                </w:rPrChange>
              </w:rPr>
              <w:t>EKPO-MEINS</w:t>
            </w:r>
          </w:p>
        </w:tc>
        <w:tc>
          <w:tcPr>
            <w:tcW w:w="6570" w:type="dxa"/>
            <w:tcBorders>
              <w:top w:val="nil"/>
              <w:left w:val="nil"/>
              <w:bottom w:val="single" w:sz="4" w:space="0" w:color="auto"/>
              <w:right w:val="single" w:sz="4" w:space="0" w:color="auto"/>
            </w:tcBorders>
            <w:shd w:val="clear" w:color="auto" w:fill="auto"/>
            <w:vAlign w:val="center"/>
          </w:tcPr>
          <w:p w14:paraId="2BD7B991" w14:textId="77777777" w:rsidR="004D6FE8" w:rsidRPr="00862E3D" w:rsidRDefault="00862E3D" w:rsidP="004D6FE8">
            <w:pPr>
              <w:rPr>
                <w:rFonts w:ascii="Calibri" w:hAnsi="Calibri" w:cs="Calibri"/>
                <w:sz w:val="22"/>
                <w:szCs w:val="22"/>
                <w:highlight w:val="yellow"/>
                <w:rPrChange w:id="63" w:author="Murali Mohan Ganta --CNTR" w:date="2020-07-08T13:07:00Z">
                  <w:rPr>
                    <w:rFonts w:ascii="Calibri" w:hAnsi="Calibri" w:cs="Calibri"/>
                    <w:sz w:val="22"/>
                    <w:szCs w:val="22"/>
                  </w:rPr>
                </w:rPrChange>
              </w:rPr>
            </w:pPr>
            <w:ins w:id="64" w:author="Murali Mohan Ganta --CNTR" w:date="2020-07-08T13:07:00Z">
              <w:r w:rsidRPr="00862E3D">
                <w:rPr>
                  <w:rFonts w:ascii="Calibri" w:hAnsi="Calibri" w:cs="Calibri"/>
                  <w:sz w:val="22"/>
                  <w:szCs w:val="22"/>
                  <w:highlight w:val="yellow"/>
                  <w:rPrChange w:id="65" w:author="Murali Mohan Ganta --CNTR" w:date="2020-07-08T13:07:00Z">
                    <w:rPr>
                      <w:rFonts w:ascii="Calibri" w:hAnsi="Calibri" w:cs="Calibri"/>
                      <w:sz w:val="22"/>
                      <w:szCs w:val="22"/>
                    </w:rPr>
                  </w:rPrChange>
                </w:rPr>
                <w:t xml:space="preserve">PO Item </w:t>
              </w:r>
            </w:ins>
            <w:r w:rsidR="004D6FE8" w:rsidRPr="00862E3D">
              <w:rPr>
                <w:rFonts w:ascii="Calibri" w:hAnsi="Calibri" w:cs="Calibri"/>
                <w:sz w:val="22"/>
                <w:szCs w:val="22"/>
                <w:highlight w:val="yellow"/>
                <w:rPrChange w:id="66" w:author="Murali Mohan Ganta --CNTR" w:date="2020-07-08T13:07:00Z">
                  <w:rPr>
                    <w:rFonts w:ascii="Calibri" w:hAnsi="Calibri" w:cs="Calibri"/>
                    <w:sz w:val="22"/>
                    <w:szCs w:val="22"/>
                  </w:rPr>
                </w:rPrChange>
              </w:rPr>
              <w:t>UOM</w:t>
            </w:r>
          </w:p>
        </w:tc>
      </w:tr>
      <w:tr w:rsidR="004D6FE8" w:rsidRPr="00D34FE8" w14:paraId="6B8902EA"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4D225B35" w14:textId="77777777" w:rsidR="004D6FE8" w:rsidRPr="00D34FE8" w:rsidRDefault="004D6FE8" w:rsidP="004D6FE8">
            <w:pPr>
              <w:rPr>
                <w:rFonts w:ascii="Calibri" w:hAnsi="Calibri" w:cs="Calibri"/>
                <w:sz w:val="22"/>
                <w:szCs w:val="22"/>
              </w:rPr>
            </w:pPr>
            <w:r w:rsidRPr="00D34FE8">
              <w:rPr>
                <w:rFonts w:ascii="Calibri" w:hAnsi="Calibri" w:cs="Calibri"/>
                <w:sz w:val="22"/>
                <w:szCs w:val="22"/>
              </w:rPr>
              <w:t>5</w:t>
            </w:r>
          </w:p>
        </w:tc>
        <w:tc>
          <w:tcPr>
            <w:tcW w:w="2970" w:type="dxa"/>
            <w:tcBorders>
              <w:top w:val="nil"/>
              <w:left w:val="nil"/>
              <w:bottom w:val="single" w:sz="4" w:space="0" w:color="auto"/>
              <w:right w:val="single" w:sz="4" w:space="0" w:color="auto"/>
            </w:tcBorders>
            <w:shd w:val="clear" w:color="auto" w:fill="auto"/>
            <w:noWrap/>
            <w:vAlign w:val="bottom"/>
          </w:tcPr>
          <w:p w14:paraId="3A11CFAE" w14:textId="77777777" w:rsidR="004D6FE8" w:rsidRPr="00D34FE8" w:rsidRDefault="004D6FE8" w:rsidP="004D6FE8">
            <w:pPr>
              <w:rPr>
                <w:color w:val="000000"/>
                <w:sz w:val="20"/>
                <w:szCs w:val="20"/>
              </w:rPr>
            </w:pPr>
            <w:r w:rsidRPr="00D34FE8">
              <w:rPr>
                <w:color w:val="000000"/>
                <w:sz w:val="20"/>
                <w:szCs w:val="20"/>
              </w:rPr>
              <w:t>EKPO-MATN</w:t>
            </w:r>
            <w:r>
              <w:rPr>
                <w:color w:val="000000"/>
                <w:sz w:val="20"/>
                <w:szCs w:val="20"/>
              </w:rPr>
              <w:t>R</w:t>
            </w:r>
          </w:p>
        </w:tc>
        <w:tc>
          <w:tcPr>
            <w:tcW w:w="6570" w:type="dxa"/>
            <w:tcBorders>
              <w:top w:val="nil"/>
              <w:left w:val="nil"/>
              <w:bottom w:val="single" w:sz="4" w:space="0" w:color="auto"/>
              <w:right w:val="single" w:sz="4" w:space="0" w:color="auto"/>
            </w:tcBorders>
            <w:shd w:val="clear" w:color="auto" w:fill="auto"/>
            <w:vAlign w:val="center"/>
          </w:tcPr>
          <w:p w14:paraId="58590E5E" w14:textId="77777777" w:rsidR="004D6FE8" w:rsidRPr="00D34FE8" w:rsidRDefault="004D6FE8" w:rsidP="004D6FE8">
            <w:pPr>
              <w:rPr>
                <w:rFonts w:ascii="Calibri" w:hAnsi="Calibri" w:cs="Calibri"/>
                <w:sz w:val="22"/>
                <w:szCs w:val="22"/>
              </w:rPr>
            </w:pPr>
            <w:r>
              <w:rPr>
                <w:rFonts w:ascii="Calibri" w:hAnsi="Calibri" w:cs="Calibri"/>
                <w:sz w:val="22"/>
                <w:szCs w:val="22"/>
              </w:rPr>
              <w:t>Sub-Con Material</w:t>
            </w:r>
          </w:p>
        </w:tc>
      </w:tr>
      <w:tr w:rsidR="00862E3D" w:rsidRPr="00D34FE8" w14:paraId="613F0003" w14:textId="77777777" w:rsidTr="00A219FA">
        <w:trPr>
          <w:trHeight w:val="371"/>
          <w:ins w:id="67" w:author="Murali Mohan Ganta --CNTR" w:date="2020-07-08T12:59:00Z"/>
        </w:trPr>
        <w:tc>
          <w:tcPr>
            <w:tcW w:w="890" w:type="dxa"/>
            <w:tcBorders>
              <w:top w:val="nil"/>
              <w:left w:val="single" w:sz="4" w:space="0" w:color="auto"/>
              <w:bottom w:val="single" w:sz="4" w:space="0" w:color="auto"/>
              <w:right w:val="single" w:sz="4" w:space="0" w:color="auto"/>
            </w:tcBorders>
            <w:shd w:val="clear" w:color="auto" w:fill="auto"/>
            <w:vAlign w:val="center"/>
          </w:tcPr>
          <w:p w14:paraId="0241B1E3" w14:textId="77777777" w:rsidR="00862E3D" w:rsidRPr="0000319D" w:rsidRDefault="00862E3D" w:rsidP="00862E3D">
            <w:pPr>
              <w:rPr>
                <w:ins w:id="68" w:author="Murali Mohan Ganta --CNTR" w:date="2020-07-08T12:59:00Z"/>
                <w:rFonts w:ascii="Calibri" w:hAnsi="Calibri" w:cs="Calibri"/>
                <w:sz w:val="22"/>
                <w:szCs w:val="22"/>
                <w:highlight w:val="yellow"/>
                <w:rPrChange w:id="69" w:author="Murali Mohan Ganta --CNTR" w:date="2020-07-08T13:15:00Z">
                  <w:rPr>
                    <w:ins w:id="70" w:author="Murali Mohan Ganta --CNTR" w:date="2020-07-08T12:59:00Z"/>
                    <w:rFonts w:ascii="Calibri" w:hAnsi="Calibri" w:cs="Calibri"/>
                    <w:sz w:val="22"/>
                    <w:szCs w:val="22"/>
                  </w:rPr>
                </w:rPrChange>
              </w:rPr>
            </w:pPr>
            <w:ins w:id="71" w:author="Murali Mohan Ganta --CNTR" w:date="2020-07-08T12:59:00Z">
              <w:r w:rsidRPr="0000319D">
                <w:rPr>
                  <w:rFonts w:ascii="Calibri" w:hAnsi="Calibri" w:cs="Calibri"/>
                  <w:sz w:val="22"/>
                  <w:szCs w:val="22"/>
                  <w:highlight w:val="yellow"/>
                  <w:rPrChange w:id="72" w:author="Murali Mohan Ganta --CNTR" w:date="2020-07-08T13:15:00Z">
                    <w:rPr>
                      <w:rFonts w:ascii="Calibri" w:hAnsi="Calibri" w:cs="Calibri"/>
                      <w:sz w:val="22"/>
                      <w:szCs w:val="22"/>
                    </w:rPr>
                  </w:rPrChange>
                </w:rPr>
                <w:t>6</w:t>
              </w:r>
            </w:ins>
          </w:p>
        </w:tc>
        <w:tc>
          <w:tcPr>
            <w:tcW w:w="2970" w:type="dxa"/>
            <w:tcBorders>
              <w:top w:val="nil"/>
              <w:left w:val="nil"/>
              <w:bottom w:val="single" w:sz="4" w:space="0" w:color="auto"/>
              <w:right w:val="single" w:sz="4" w:space="0" w:color="auto"/>
            </w:tcBorders>
            <w:shd w:val="clear" w:color="auto" w:fill="auto"/>
            <w:noWrap/>
            <w:vAlign w:val="bottom"/>
          </w:tcPr>
          <w:p w14:paraId="2D521414" w14:textId="4E82C895" w:rsidR="00862E3D" w:rsidRPr="0000319D" w:rsidRDefault="007F5240" w:rsidP="00862E3D">
            <w:pPr>
              <w:rPr>
                <w:ins w:id="73" w:author="Murali Mohan Ganta --CNTR" w:date="2020-07-08T12:59:00Z"/>
                <w:color w:val="000000"/>
                <w:sz w:val="20"/>
                <w:szCs w:val="20"/>
                <w:highlight w:val="yellow"/>
                <w:rPrChange w:id="74" w:author="Murali Mohan Ganta --CNTR" w:date="2020-07-08T13:15:00Z">
                  <w:rPr>
                    <w:ins w:id="75" w:author="Murali Mohan Ganta --CNTR" w:date="2020-07-08T12:59:00Z"/>
                    <w:color w:val="000000"/>
                    <w:sz w:val="20"/>
                    <w:szCs w:val="20"/>
                  </w:rPr>
                </w:rPrChange>
              </w:rPr>
            </w:pPr>
            <w:r>
              <w:rPr>
                <w:rFonts w:ascii="Calibri" w:hAnsi="Calibri" w:cs="Calibri"/>
                <w:color w:val="000000"/>
                <w:sz w:val="22"/>
                <w:szCs w:val="22"/>
                <w:highlight w:val="yellow"/>
              </w:rPr>
              <w:t>BSEG-MENGE</w:t>
            </w:r>
          </w:p>
        </w:tc>
        <w:tc>
          <w:tcPr>
            <w:tcW w:w="6570" w:type="dxa"/>
            <w:tcBorders>
              <w:top w:val="nil"/>
              <w:left w:val="nil"/>
              <w:bottom w:val="single" w:sz="4" w:space="0" w:color="auto"/>
              <w:right w:val="single" w:sz="4" w:space="0" w:color="auto"/>
            </w:tcBorders>
            <w:shd w:val="clear" w:color="auto" w:fill="auto"/>
            <w:vAlign w:val="center"/>
          </w:tcPr>
          <w:p w14:paraId="40D9091A" w14:textId="77777777" w:rsidR="00862E3D" w:rsidRPr="0000319D" w:rsidRDefault="00862E3D" w:rsidP="00862E3D">
            <w:pPr>
              <w:rPr>
                <w:ins w:id="76" w:author="Murali Mohan Ganta --CNTR" w:date="2020-07-08T12:59:00Z"/>
                <w:rFonts w:ascii="Calibri" w:hAnsi="Calibri" w:cs="Calibri"/>
                <w:sz w:val="22"/>
                <w:szCs w:val="22"/>
                <w:highlight w:val="yellow"/>
                <w:rPrChange w:id="77" w:author="Murali Mohan Ganta --CNTR" w:date="2020-07-08T13:15:00Z">
                  <w:rPr>
                    <w:ins w:id="78" w:author="Murali Mohan Ganta --CNTR" w:date="2020-07-08T12:59:00Z"/>
                    <w:rFonts w:ascii="Calibri" w:hAnsi="Calibri" w:cs="Calibri"/>
                    <w:sz w:val="22"/>
                    <w:szCs w:val="22"/>
                  </w:rPr>
                </w:rPrChange>
              </w:rPr>
            </w:pPr>
            <w:ins w:id="79" w:author="Murali Mohan Ganta --CNTR" w:date="2020-07-08T13:08:00Z">
              <w:r w:rsidRPr="0000319D">
                <w:rPr>
                  <w:rFonts w:ascii="Calibri" w:hAnsi="Calibri" w:cs="Calibri"/>
                  <w:sz w:val="22"/>
                  <w:szCs w:val="22"/>
                  <w:highlight w:val="yellow"/>
                  <w:rPrChange w:id="80" w:author="Murali Mohan Ganta --CNTR" w:date="2020-07-08T13:15:00Z">
                    <w:rPr>
                      <w:rFonts w:ascii="Calibri" w:hAnsi="Calibri" w:cs="Calibri"/>
                      <w:sz w:val="22"/>
                      <w:szCs w:val="22"/>
                    </w:rPr>
                  </w:rPrChange>
                </w:rPr>
                <w:t>PO Line GR Q</w:t>
              </w:r>
            </w:ins>
            <w:ins w:id="81" w:author="Murali Mohan Ganta --CNTR" w:date="2020-07-08T13:10:00Z">
              <w:r w:rsidRPr="0000319D">
                <w:rPr>
                  <w:rFonts w:ascii="Calibri" w:hAnsi="Calibri" w:cs="Calibri"/>
                  <w:sz w:val="22"/>
                  <w:szCs w:val="22"/>
                  <w:highlight w:val="yellow"/>
                  <w:rPrChange w:id="82" w:author="Murali Mohan Ganta --CNTR" w:date="2020-07-08T13:15:00Z">
                    <w:rPr>
                      <w:rFonts w:ascii="Calibri" w:hAnsi="Calibri" w:cs="Calibri"/>
                      <w:sz w:val="22"/>
                      <w:szCs w:val="22"/>
                    </w:rPr>
                  </w:rPrChange>
                </w:rPr>
                <w:t xml:space="preserve">ty – Show </w:t>
              </w:r>
            </w:ins>
            <w:ins w:id="83" w:author="Murali Mohan Ganta --CNTR" w:date="2020-07-08T13:12:00Z">
              <w:r w:rsidRPr="0000319D">
                <w:rPr>
                  <w:rFonts w:ascii="Calibri" w:hAnsi="Calibri" w:cs="Calibri"/>
                  <w:sz w:val="22"/>
                  <w:szCs w:val="22"/>
                  <w:highlight w:val="yellow"/>
                  <w:rPrChange w:id="84" w:author="Murali Mohan Ganta --CNTR" w:date="2020-07-08T13:15:00Z">
                    <w:rPr>
                      <w:rFonts w:ascii="Calibri" w:hAnsi="Calibri" w:cs="Calibri"/>
                      <w:sz w:val="22"/>
                      <w:szCs w:val="22"/>
                    </w:rPr>
                  </w:rPrChange>
                </w:rPr>
                <w:t>Qty</w:t>
              </w:r>
            </w:ins>
            <w:ins w:id="85" w:author="Murali Mohan Ganta --CNTR" w:date="2020-07-08T13:10:00Z">
              <w:r w:rsidRPr="0000319D">
                <w:rPr>
                  <w:rFonts w:ascii="Calibri" w:hAnsi="Calibri" w:cs="Calibri"/>
                  <w:sz w:val="22"/>
                  <w:szCs w:val="22"/>
                  <w:highlight w:val="yellow"/>
                  <w:rPrChange w:id="86" w:author="Murali Mohan Ganta --CNTR" w:date="2020-07-08T13:15:00Z">
                    <w:rPr>
                      <w:rFonts w:ascii="Calibri" w:hAnsi="Calibri" w:cs="Calibri"/>
                      <w:sz w:val="22"/>
                      <w:szCs w:val="22"/>
                    </w:rPr>
                  </w:rPrChange>
                </w:rPr>
                <w:t xml:space="preserve"> D</w:t>
              </w:r>
            </w:ins>
            <w:ins w:id="87" w:author="Murali Mohan Ganta --CNTR" w:date="2020-07-08T13:11:00Z">
              <w:r w:rsidRPr="0000319D">
                <w:rPr>
                  <w:rFonts w:ascii="Calibri" w:hAnsi="Calibri" w:cs="Calibri"/>
                  <w:sz w:val="22"/>
                  <w:szCs w:val="22"/>
                  <w:highlight w:val="yellow"/>
                  <w:rPrChange w:id="88" w:author="Murali Mohan Ganta --CNTR" w:date="2020-07-08T13:15:00Z">
                    <w:rPr>
                      <w:rFonts w:ascii="Calibri" w:hAnsi="Calibri" w:cs="Calibri"/>
                      <w:sz w:val="22"/>
                      <w:szCs w:val="22"/>
                    </w:rPr>
                  </w:rPrChange>
                </w:rPr>
                <w:t>ebit (s</w:t>
              </w:r>
            </w:ins>
            <w:ins w:id="89" w:author="Murali Mohan Ganta --CNTR" w:date="2020-07-08T13:12:00Z">
              <w:r w:rsidRPr="0000319D">
                <w:rPr>
                  <w:rFonts w:ascii="Calibri" w:hAnsi="Calibri" w:cs="Calibri"/>
                  <w:sz w:val="22"/>
                  <w:szCs w:val="22"/>
                  <w:highlight w:val="yellow"/>
                  <w:rPrChange w:id="90" w:author="Murali Mohan Ganta --CNTR" w:date="2020-07-08T13:15:00Z">
                    <w:rPr>
                      <w:rFonts w:ascii="Calibri" w:hAnsi="Calibri" w:cs="Calibri"/>
                      <w:sz w:val="22"/>
                      <w:szCs w:val="22"/>
                    </w:rPr>
                  </w:rPrChange>
                </w:rPr>
                <w:t>/+</w:t>
              </w:r>
            </w:ins>
            <w:ins w:id="91" w:author="Murali Mohan Ganta --CNTR" w:date="2020-07-08T13:11:00Z">
              <w:r w:rsidRPr="0000319D">
                <w:rPr>
                  <w:rFonts w:ascii="Calibri" w:hAnsi="Calibri" w:cs="Calibri"/>
                  <w:sz w:val="22"/>
                  <w:szCs w:val="22"/>
                  <w:highlight w:val="yellow"/>
                  <w:rPrChange w:id="92" w:author="Murali Mohan Ganta --CNTR" w:date="2020-07-08T13:15:00Z">
                    <w:rPr>
                      <w:rFonts w:ascii="Calibri" w:hAnsi="Calibri" w:cs="Calibri"/>
                      <w:sz w:val="22"/>
                      <w:szCs w:val="22"/>
                    </w:rPr>
                  </w:rPrChange>
                </w:rPr>
                <w:t>) and Credit (H</w:t>
              </w:r>
            </w:ins>
            <w:ins w:id="93" w:author="Murali Mohan Ganta --CNTR" w:date="2020-07-08T13:12:00Z">
              <w:r w:rsidRPr="0000319D">
                <w:rPr>
                  <w:rFonts w:ascii="Calibri" w:hAnsi="Calibri" w:cs="Calibri"/>
                  <w:sz w:val="22"/>
                  <w:szCs w:val="22"/>
                  <w:highlight w:val="yellow"/>
                  <w:rPrChange w:id="94" w:author="Murali Mohan Ganta --CNTR" w:date="2020-07-08T13:15:00Z">
                    <w:rPr>
                      <w:rFonts w:ascii="Calibri" w:hAnsi="Calibri" w:cs="Calibri"/>
                      <w:sz w:val="22"/>
                      <w:szCs w:val="22"/>
                    </w:rPr>
                  </w:rPrChange>
                </w:rPr>
                <w:t>/-</w:t>
              </w:r>
            </w:ins>
            <w:ins w:id="95" w:author="Murali Mohan Ganta --CNTR" w:date="2020-07-08T13:11:00Z">
              <w:r w:rsidRPr="0000319D">
                <w:rPr>
                  <w:rFonts w:ascii="Calibri" w:hAnsi="Calibri" w:cs="Calibri"/>
                  <w:sz w:val="22"/>
                  <w:szCs w:val="22"/>
                  <w:highlight w:val="yellow"/>
                  <w:rPrChange w:id="96" w:author="Murali Mohan Ganta --CNTR" w:date="2020-07-08T13:15:00Z">
                    <w:rPr>
                      <w:rFonts w:ascii="Calibri" w:hAnsi="Calibri" w:cs="Calibri"/>
                      <w:sz w:val="22"/>
                      <w:szCs w:val="22"/>
                    </w:rPr>
                  </w:rPrChange>
                </w:rPr>
                <w:t>) (</w:t>
              </w:r>
            </w:ins>
            <w:ins w:id="97" w:author="Murali Mohan Ganta --CNTR" w:date="2020-07-08T13:12:00Z">
              <w:r w:rsidRPr="0000319D">
                <w:rPr>
                  <w:rFonts w:ascii="Calibri" w:hAnsi="Calibri" w:cs="Calibri"/>
                  <w:sz w:val="22"/>
                  <w:szCs w:val="22"/>
                  <w:highlight w:val="yellow"/>
                  <w:rPrChange w:id="98" w:author="Murali Mohan Ganta --CNTR" w:date="2020-07-08T13:15:00Z">
                    <w:rPr>
                      <w:rFonts w:ascii="Calibri" w:hAnsi="Calibri" w:cs="Calibri"/>
                      <w:sz w:val="22"/>
                      <w:szCs w:val="22"/>
                    </w:rPr>
                  </w:rPrChange>
                </w:rPr>
                <w:t>EKBE- SHKZG)</w:t>
              </w:r>
            </w:ins>
            <w:ins w:id="99" w:author="Murali Mohan Ganta --CNTR" w:date="2020-07-08T13:13:00Z">
              <w:r w:rsidRPr="0000319D">
                <w:rPr>
                  <w:rFonts w:ascii="Calibri" w:hAnsi="Calibri" w:cs="Calibri"/>
                  <w:sz w:val="22"/>
                  <w:szCs w:val="22"/>
                  <w:highlight w:val="yellow"/>
                  <w:rPrChange w:id="100" w:author="Murali Mohan Ganta --CNTR" w:date="2020-07-08T13:15:00Z">
                    <w:rPr>
                      <w:rFonts w:ascii="Calibri" w:hAnsi="Calibri" w:cs="Calibri"/>
                      <w:sz w:val="22"/>
                      <w:szCs w:val="22"/>
                    </w:rPr>
                  </w:rPrChange>
                </w:rPr>
                <w:t xml:space="preserve"> Where PO History cat (EKBE-</w:t>
              </w:r>
            </w:ins>
            <w:ins w:id="101" w:author="Murali Mohan Ganta --CNTR" w:date="2020-07-08T13:14:00Z">
              <w:r w:rsidRPr="0000319D">
                <w:rPr>
                  <w:rFonts w:ascii="Calibri" w:hAnsi="Calibri" w:cs="Calibri"/>
                  <w:sz w:val="22"/>
                  <w:szCs w:val="22"/>
                  <w:highlight w:val="yellow"/>
                  <w:rPrChange w:id="102" w:author="Murali Mohan Ganta --CNTR" w:date="2020-07-08T13:15:00Z">
                    <w:rPr>
                      <w:rFonts w:ascii="Calibri" w:hAnsi="Calibri" w:cs="Calibri"/>
                      <w:sz w:val="22"/>
                      <w:szCs w:val="22"/>
                    </w:rPr>
                  </w:rPrChange>
                </w:rPr>
                <w:t>BEWTP = E)</w:t>
              </w:r>
            </w:ins>
          </w:p>
        </w:tc>
      </w:tr>
      <w:tr w:rsidR="00862E3D" w:rsidRPr="00D34FE8" w14:paraId="6B503943" w14:textId="77777777" w:rsidTr="00A219FA">
        <w:trPr>
          <w:trHeight w:val="371"/>
          <w:ins w:id="103" w:author="Murali Mohan Ganta --CNTR" w:date="2020-07-08T12:59:00Z"/>
        </w:trPr>
        <w:tc>
          <w:tcPr>
            <w:tcW w:w="890" w:type="dxa"/>
            <w:tcBorders>
              <w:top w:val="nil"/>
              <w:left w:val="single" w:sz="4" w:space="0" w:color="auto"/>
              <w:bottom w:val="single" w:sz="4" w:space="0" w:color="auto"/>
              <w:right w:val="single" w:sz="4" w:space="0" w:color="auto"/>
            </w:tcBorders>
            <w:shd w:val="clear" w:color="auto" w:fill="auto"/>
            <w:vAlign w:val="center"/>
          </w:tcPr>
          <w:p w14:paraId="48F05D90" w14:textId="77777777" w:rsidR="00862E3D" w:rsidRPr="0000319D" w:rsidRDefault="00862E3D" w:rsidP="00862E3D">
            <w:pPr>
              <w:rPr>
                <w:ins w:id="104" w:author="Murali Mohan Ganta --CNTR" w:date="2020-07-08T12:59:00Z"/>
                <w:rFonts w:ascii="Calibri" w:hAnsi="Calibri" w:cs="Calibri"/>
                <w:sz w:val="22"/>
                <w:szCs w:val="22"/>
                <w:highlight w:val="yellow"/>
                <w:rPrChange w:id="105" w:author="Murali Mohan Ganta --CNTR" w:date="2020-07-08T13:15:00Z">
                  <w:rPr>
                    <w:ins w:id="106" w:author="Murali Mohan Ganta --CNTR" w:date="2020-07-08T12:59:00Z"/>
                    <w:rFonts w:ascii="Calibri" w:hAnsi="Calibri" w:cs="Calibri"/>
                    <w:sz w:val="22"/>
                    <w:szCs w:val="22"/>
                  </w:rPr>
                </w:rPrChange>
              </w:rPr>
            </w:pPr>
            <w:ins w:id="107" w:author="Murali Mohan Ganta --CNTR" w:date="2020-07-08T12:59:00Z">
              <w:r w:rsidRPr="0000319D">
                <w:rPr>
                  <w:rFonts w:ascii="Calibri" w:hAnsi="Calibri" w:cs="Calibri"/>
                  <w:sz w:val="22"/>
                  <w:szCs w:val="22"/>
                  <w:highlight w:val="yellow"/>
                  <w:rPrChange w:id="108" w:author="Murali Mohan Ganta --CNTR" w:date="2020-07-08T13:15:00Z">
                    <w:rPr>
                      <w:rFonts w:ascii="Calibri" w:hAnsi="Calibri" w:cs="Calibri"/>
                      <w:sz w:val="22"/>
                      <w:szCs w:val="22"/>
                    </w:rPr>
                  </w:rPrChange>
                </w:rPr>
                <w:t>7</w:t>
              </w:r>
            </w:ins>
          </w:p>
        </w:tc>
        <w:tc>
          <w:tcPr>
            <w:tcW w:w="2970" w:type="dxa"/>
            <w:tcBorders>
              <w:top w:val="nil"/>
              <w:left w:val="nil"/>
              <w:bottom w:val="single" w:sz="4" w:space="0" w:color="auto"/>
              <w:right w:val="single" w:sz="4" w:space="0" w:color="auto"/>
            </w:tcBorders>
            <w:shd w:val="clear" w:color="auto" w:fill="auto"/>
            <w:noWrap/>
            <w:vAlign w:val="bottom"/>
          </w:tcPr>
          <w:p w14:paraId="48423B6C" w14:textId="76DE1C99" w:rsidR="00862E3D" w:rsidRPr="0000319D" w:rsidRDefault="007F5240" w:rsidP="00862E3D">
            <w:pPr>
              <w:rPr>
                <w:ins w:id="109" w:author="Murali Mohan Ganta --CNTR" w:date="2020-07-08T12:59:00Z"/>
                <w:color w:val="000000"/>
                <w:sz w:val="20"/>
                <w:szCs w:val="20"/>
                <w:highlight w:val="yellow"/>
                <w:rPrChange w:id="110" w:author="Murali Mohan Ganta --CNTR" w:date="2020-07-08T13:15:00Z">
                  <w:rPr>
                    <w:ins w:id="111" w:author="Murali Mohan Ganta --CNTR" w:date="2020-07-08T12:59:00Z"/>
                    <w:color w:val="000000"/>
                    <w:sz w:val="20"/>
                    <w:szCs w:val="20"/>
                  </w:rPr>
                </w:rPrChange>
              </w:rPr>
            </w:pPr>
            <w:r>
              <w:rPr>
                <w:rFonts w:ascii="Calibri" w:hAnsi="Calibri" w:cs="Calibri"/>
                <w:color w:val="000000"/>
                <w:sz w:val="22"/>
                <w:szCs w:val="22"/>
                <w:highlight w:val="yellow"/>
              </w:rPr>
              <w:t>BSEG</w:t>
            </w:r>
            <w:ins w:id="112" w:author="Murali Mohan Ganta --CNTR" w:date="2020-07-08T13:02:00Z">
              <w:r w:rsidR="00862E3D" w:rsidRPr="0000319D">
                <w:rPr>
                  <w:rFonts w:ascii="Calibri" w:hAnsi="Calibri" w:cs="Calibri"/>
                  <w:color w:val="000000"/>
                  <w:sz w:val="22"/>
                  <w:szCs w:val="22"/>
                  <w:highlight w:val="yellow"/>
                  <w:rPrChange w:id="113" w:author="Murali Mohan Ganta --CNTR" w:date="2020-07-08T13:15:00Z">
                    <w:rPr>
                      <w:rFonts w:ascii="Calibri" w:hAnsi="Calibri" w:cs="Calibri"/>
                      <w:color w:val="000000"/>
                      <w:sz w:val="22"/>
                      <w:szCs w:val="22"/>
                    </w:rPr>
                  </w:rPrChange>
                </w:rPr>
                <w:t>-M</w:t>
              </w:r>
            </w:ins>
            <w:ins w:id="114" w:author="Murali Mohan Ganta --CNTR" w:date="2020-07-08T13:08:00Z">
              <w:r w:rsidR="00862E3D" w:rsidRPr="0000319D">
                <w:rPr>
                  <w:rFonts w:ascii="Calibri" w:hAnsi="Calibri" w:cs="Calibri"/>
                  <w:color w:val="000000"/>
                  <w:sz w:val="22"/>
                  <w:szCs w:val="22"/>
                  <w:highlight w:val="yellow"/>
                  <w:rPrChange w:id="115" w:author="Murali Mohan Ganta --CNTR" w:date="2020-07-08T13:15:00Z">
                    <w:rPr>
                      <w:rFonts w:ascii="Calibri" w:hAnsi="Calibri" w:cs="Calibri"/>
                      <w:color w:val="000000"/>
                      <w:sz w:val="22"/>
                      <w:szCs w:val="22"/>
                    </w:rPr>
                  </w:rPrChange>
                </w:rPr>
                <w:t>ENGE</w:t>
              </w:r>
            </w:ins>
          </w:p>
        </w:tc>
        <w:tc>
          <w:tcPr>
            <w:tcW w:w="6570" w:type="dxa"/>
            <w:tcBorders>
              <w:top w:val="nil"/>
              <w:left w:val="nil"/>
              <w:bottom w:val="single" w:sz="4" w:space="0" w:color="auto"/>
              <w:right w:val="single" w:sz="4" w:space="0" w:color="auto"/>
            </w:tcBorders>
            <w:shd w:val="clear" w:color="auto" w:fill="auto"/>
            <w:vAlign w:val="center"/>
          </w:tcPr>
          <w:p w14:paraId="2FEE7D78" w14:textId="77777777" w:rsidR="00862E3D" w:rsidRPr="0000319D" w:rsidRDefault="00862E3D" w:rsidP="00862E3D">
            <w:pPr>
              <w:rPr>
                <w:ins w:id="116" w:author="Murali Mohan Ganta --CNTR" w:date="2020-07-08T12:59:00Z"/>
                <w:rFonts w:ascii="Calibri" w:hAnsi="Calibri" w:cs="Calibri"/>
                <w:sz w:val="22"/>
                <w:szCs w:val="22"/>
                <w:highlight w:val="yellow"/>
                <w:rPrChange w:id="117" w:author="Murali Mohan Ganta --CNTR" w:date="2020-07-08T13:15:00Z">
                  <w:rPr>
                    <w:ins w:id="118" w:author="Murali Mohan Ganta --CNTR" w:date="2020-07-08T12:59:00Z"/>
                    <w:rFonts w:ascii="Calibri" w:hAnsi="Calibri" w:cs="Calibri"/>
                    <w:sz w:val="22"/>
                    <w:szCs w:val="22"/>
                  </w:rPr>
                </w:rPrChange>
              </w:rPr>
            </w:pPr>
            <w:ins w:id="119" w:author="Murali Mohan Ganta --CNTR" w:date="2020-07-08T13:09:00Z">
              <w:r w:rsidRPr="0000319D">
                <w:rPr>
                  <w:rFonts w:ascii="Calibri" w:hAnsi="Calibri" w:cs="Calibri"/>
                  <w:sz w:val="22"/>
                  <w:szCs w:val="22"/>
                  <w:highlight w:val="yellow"/>
                  <w:rPrChange w:id="120" w:author="Murali Mohan Ganta --CNTR" w:date="2020-07-08T13:15:00Z">
                    <w:rPr>
                      <w:rFonts w:ascii="Calibri" w:hAnsi="Calibri" w:cs="Calibri"/>
                      <w:sz w:val="22"/>
                      <w:szCs w:val="22"/>
                    </w:rPr>
                  </w:rPrChange>
                </w:rPr>
                <w:t xml:space="preserve">PO </w:t>
              </w:r>
            </w:ins>
            <w:ins w:id="121" w:author="Murali Mohan Ganta --CNTR" w:date="2020-07-08T13:10:00Z">
              <w:r w:rsidRPr="0000319D">
                <w:rPr>
                  <w:rFonts w:ascii="Calibri" w:hAnsi="Calibri" w:cs="Calibri"/>
                  <w:sz w:val="22"/>
                  <w:szCs w:val="22"/>
                  <w:highlight w:val="yellow"/>
                  <w:rPrChange w:id="122" w:author="Murali Mohan Ganta --CNTR" w:date="2020-07-08T13:15:00Z">
                    <w:rPr>
                      <w:rFonts w:ascii="Calibri" w:hAnsi="Calibri" w:cs="Calibri"/>
                      <w:sz w:val="22"/>
                      <w:szCs w:val="22"/>
                    </w:rPr>
                  </w:rPrChange>
                </w:rPr>
                <w:t>Line Consign Qty</w:t>
              </w:r>
            </w:ins>
            <w:ins w:id="123" w:author="Murali Mohan Ganta --CNTR" w:date="2020-07-08T13:14:00Z">
              <w:r w:rsidRPr="0000319D">
                <w:rPr>
                  <w:rFonts w:ascii="Calibri" w:hAnsi="Calibri" w:cs="Calibri"/>
                  <w:sz w:val="22"/>
                  <w:szCs w:val="22"/>
                  <w:highlight w:val="yellow"/>
                  <w:rPrChange w:id="124" w:author="Murali Mohan Ganta --CNTR" w:date="2020-07-08T13:15:00Z">
                    <w:rPr>
                      <w:rFonts w:ascii="Calibri" w:hAnsi="Calibri" w:cs="Calibri"/>
                      <w:sz w:val="22"/>
                      <w:szCs w:val="22"/>
                    </w:rPr>
                  </w:rPrChange>
                </w:rPr>
                <w:t>– Show Qty Debit (s/+) and Credit (H/-) (EKBE- SHKZG) Where PO History cat (EKBE-BEWTP = O)</w:t>
              </w:r>
            </w:ins>
          </w:p>
        </w:tc>
      </w:tr>
      <w:tr w:rsidR="00862E3D" w:rsidRPr="00D34FE8" w14:paraId="18452D9F"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7FB1A2EA"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lastRenderedPageBreak/>
              <w:t>6</w:t>
            </w:r>
          </w:p>
        </w:tc>
        <w:tc>
          <w:tcPr>
            <w:tcW w:w="2970" w:type="dxa"/>
            <w:tcBorders>
              <w:top w:val="nil"/>
              <w:left w:val="nil"/>
              <w:bottom w:val="single" w:sz="4" w:space="0" w:color="auto"/>
              <w:right w:val="single" w:sz="4" w:space="0" w:color="auto"/>
            </w:tcBorders>
            <w:shd w:val="clear" w:color="auto" w:fill="auto"/>
            <w:noWrap/>
            <w:vAlign w:val="bottom"/>
            <w:hideMark/>
          </w:tcPr>
          <w:p w14:paraId="5CC3FAA5" w14:textId="77777777" w:rsidR="00862E3D" w:rsidRPr="00D34FE8" w:rsidRDefault="00862E3D" w:rsidP="00862E3D">
            <w:pPr>
              <w:rPr>
                <w:color w:val="000000"/>
                <w:sz w:val="20"/>
                <w:szCs w:val="20"/>
              </w:rPr>
            </w:pPr>
            <w:r>
              <w:rPr>
                <w:color w:val="000000"/>
                <w:sz w:val="20"/>
                <w:szCs w:val="20"/>
              </w:rPr>
              <w:t xml:space="preserve">MAKT- </w:t>
            </w:r>
            <w:r w:rsidRPr="00DD49CA">
              <w:rPr>
                <w:color w:val="000000"/>
                <w:sz w:val="20"/>
                <w:szCs w:val="20"/>
              </w:rPr>
              <w:t xml:space="preserve">MAKTX </w:t>
            </w:r>
          </w:p>
        </w:tc>
        <w:tc>
          <w:tcPr>
            <w:tcW w:w="6570" w:type="dxa"/>
            <w:tcBorders>
              <w:top w:val="nil"/>
              <w:left w:val="nil"/>
              <w:bottom w:val="single" w:sz="4" w:space="0" w:color="auto"/>
              <w:right w:val="single" w:sz="4" w:space="0" w:color="auto"/>
            </w:tcBorders>
            <w:shd w:val="clear" w:color="auto" w:fill="auto"/>
            <w:vAlign w:val="center"/>
            <w:hideMark/>
          </w:tcPr>
          <w:p w14:paraId="65736DB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 xml:space="preserve">Material </w:t>
            </w:r>
            <w:proofErr w:type="spellStart"/>
            <w:r w:rsidRPr="00D34FE8">
              <w:rPr>
                <w:rFonts w:ascii="Calibri" w:hAnsi="Calibri" w:cs="Calibri"/>
                <w:sz w:val="22"/>
                <w:szCs w:val="22"/>
              </w:rPr>
              <w:t>Desc</w:t>
            </w:r>
            <w:r>
              <w:rPr>
                <w:rFonts w:ascii="Calibri" w:hAnsi="Calibri" w:cs="Calibri"/>
                <w:sz w:val="22"/>
                <w:szCs w:val="22"/>
              </w:rPr>
              <w:t>ription</w:t>
            </w:r>
            <w:r w:rsidRPr="004D6FE8">
              <w:rPr>
                <w:rFonts w:ascii="Wingdings" w:eastAsia="Wingdings" w:hAnsi="Wingdings" w:cs="Wingdings"/>
                <w:sz w:val="22"/>
                <w:szCs w:val="22"/>
              </w:rPr>
              <w:t></w:t>
            </w:r>
            <w:r>
              <w:rPr>
                <w:rFonts w:ascii="Calibri" w:hAnsi="Calibri" w:cs="Calibri"/>
                <w:sz w:val="22"/>
                <w:szCs w:val="22"/>
              </w:rPr>
              <w:t>Logic</w:t>
            </w:r>
            <w:proofErr w:type="spellEnd"/>
            <w:r>
              <w:rPr>
                <w:rFonts w:ascii="Calibri" w:hAnsi="Calibri" w:cs="Calibri"/>
                <w:sz w:val="22"/>
                <w:szCs w:val="22"/>
              </w:rPr>
              <w:t xml:space="preserve"> – Pass Material and Language SPRAS= EN</w:t>
            </w:r>
          </w:p>
        </w:tc>
      </w:tr>
      <w:tr w:rsidR="00862E3D" w:rsidRPr="00D34FE8" w14:paraId="7837C33E"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30F3F751"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7</w:t>
            </w:r>
          </w:p>
        </w:tc>
        <w:tc>
          <w:tcPr>
            <w:tcW w:w="2970" w:type="dxa"/>
            <w:tcBorders>
              <w:top w:val="nil"/>
              <w:left w:val="nil"/>
              <w:bottom w:val="single" w:sz="4" w:space="0" w:color="auto"/>
              <w:right w:val="single" w:sz="4" w:space="0" w:color="auto"/>
            </w:tcBorders>
            <w:shd w:val="clear" w:color="auto" w:fill="auto"/>
            <w:noWrap/>
            <w:vAlign w:val="bottom"/>
          </w:tcPr>
          <w:p w14:paraId="1A63AE01"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EKBE-MATNR</w:t>
            </w:r>
          </w:p>
        </w:tc>
        <w:tc>
          <w:tcPr>
            <w:tcW w:w="6570" w:type="dxa"/>
            <w:tcBorders>
              <w:top w:val="nil"/>
              <w:left w:val="nil"/>
              <w:bottom w:val="single" w:sz="4" w:space="0" w:color="auto"/>
              <w:right w:val="single" w:sz="4" w:space="0" w:color="auto"/>
            </w:tcBorders>
            <w:shd w:val="clear" w:color="auto" w:fill="auto"/>
            <w:vAlign w:val="center"/>
          </w:tcPr>
          <w:p w14:paraId="7D170C17" w14:textId="77777777" w:rsidR="00862E3D" w:rsidRPr="00D34FE8" w:rsidRDefault="00862E3D" w:rsidP="00862E3D">
            <w:pPr>
              <w:rPr>
                <w:rFonts w:ascii="Calibri" w:hAnsi="Calibri" w:cs="Calibri"/>
                <w:sz w:val="22"/>
                <w:szCs w:val="22"/>
              </w:rPr>
            </w:pPr>
            <w:r w:rsidRPr="004D6FE8">
              <w:rPr>
                <w:rFonts w:ascii="Calibri" w:hAnsi="Calibri" w:cs="Calibri"/>
                <w:sz w:val="22"/>
                <w:szCs w:val="22"/>
              </w:rPr>
              <w:t>Consigned Material</w:t>
            </w:r>
            <w:r>
              <w:rPr>
                <w:rFonts w:ascii="Calibri" w:hAnsi="Calibri" w:cs="Calibri"/>
                <w:sz w:val="22"/>
                <w:szCs w:val="22"/>
              </w:rPr>
              <w:t xml:space="preserve"> – Logic -543 O</w:t>
            </w:r>
          </w:p>
        </w:tc>
      </w:tr>
      <w:tr w:rsidR="00862E3D" w:rsidRPr="00D34FE8" w14:paraId="40C6DB9E"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0E4A0927"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8</w:t>
            </w:r>
          </w:p>
        </w:tc>
        <w:tc>
          <w:tcPr>
            <w:tcW w:w="2970" w:type="dxa"/>
            <w:tcBorders>
              <w:top w:val="nil"/>
              <w:left w:val="nil"/>
              <w:bottom w:val="single" w:sz="4" w:space="0" w:color="auto"/>
              <w:right w:val="single" w:sz="4" w:space="0" w:color="auto"/>
            </w:tcBorders>
            <w:shd w:val="clear" w:color="auto" w:fill="auto"/>
            <w:noWrap/>
            <w:vAlign w:val="bottom"/>
          </w:tcPr>
          <w:p w14:paraId="494DD8BC" w14:textId="77777777" w:rsidR="00862E3D" w:rsidRPr="00D34FE8" w:rsidRDefault="00862E3D" w:rsidP="00862E3D">
            <w:pPr>
              <w:rPr>
                <w:color w:val="000000"/>
                <w:sz w:val="20"/>
                <w:szCs w:val="20"/>
              </w:rPr>
            </w:pPr>
            <w:r>
              <w:rPr>
                <w:color w:val="000000"/>
                <w:sz w:val="20"/>
                <w:szCs w:val="20"/>
              </w:rPr>
              <w:t xml:space="preserve">MAKT- </w:t>
            </w:r>
            <w:r w:rsidRPr="00DD49CA">
              <w:rPr>
                <w:color w:val="000000"/>
                <w:sz w:val="20"/>
                <w:szCs w:val="20"/>
              </w:rPr>
              <w:t>MAKTX</w:t>
            </w:r>
          </w:p>
        </w:tc>
        <w:tc>
          <w:tcPr>
            <w:tcW w:w="6570" w:type="dxa"/>
            <w:tcBorders>
              <w:top w:val="nil"/>
              <w:left w:val="nil"/>
              <w:bottom w:val="single" w:sz="4" w:space="0" w:color="auto"/>
              <w:right w:val="single" w:sz="4" w:space="0" w:color="auto"/>
            </w:tcBorders>
            <w:shd w:val="clear" w:color="auto" w:fill="auto"/>
            <w:vAlign w:val="center"/>
          </w:tcPr>
          <w:p w14:paraId="4A808DA5" w14:textId="77777777" w:rsidR="00862E3D" w:rsidRPr="00D34FE8" w:rsidRDefault="00862E3D" w:rsidP="00862E3D">
            <w:pPr>
              <w:rPr>
                <w:rFonts w:ascii="Calibri" w:hAnsi="Calibri" w:cs="Calibri"/>
                <w:sz w:val="22"/>
                <w:szCs w:val="22"/>
              </w:rPr>
            </w:pPr>
            <w:r w:rsidRPr="004D6FE8">
              <w:rPr>
                <w:rFonts w:ascii="Calibri" w:hAnsi="Calibri" w:cs="Calibri"/>
                <w:sz w:val="22"/>
                <w:szCs w:val="22"/>
              </w:rPr>
              <w:t>Consigned Material Desc</w:t>
            </w:r>
            <w:r>
              <w:rPr>
                <w:rFonts w:ascii="Calibri" w:hAnsi="Calibri" w:cs="Calibri"/>
                <w:sz w:val="22"/>
                <w:szCs w:val="22"/>
              </w:rPr>
              <w:t>ription</w:t>
            </w:r>
            <w:r w:rsidRPr="004D6FE8">
              <w:rPr>
                <w:rFonts w:ascii="Wingdings" w:eastAsia="Wingdings" w:hAnsi="Wingdings" w:cs="Wingdings"/>
                <w:sz w:val="22"/>
                <w:szCs w:val="22"/>
              </w:rPr>
              <w:t></w:t>
            </w:r>
            <w:r>
              <w:rPr>
                <w:rFonts w:ascii="Calibri" w:hAnsi="Calibri" w:cs="Calibri"/>
                <w:sz w:val="22"/>
                <w:szCs w:val="22"/>
              </w:rPr>
              <w:t xml:space="preserve"> Logic – Pass Material and Language SPRAS= EN</w:t>
            </w:r>
          </w:p>
        </w:tc>
      </w:tr>
      <w:tr w:rsidR="00862E3D" w:rsidRPr="00D34FE8" w14:paraId="5C6C8930"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27E40CB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9</w:t>
            </w:r>
          </w:p>
        </w:tc>
        <w:tc>
          <w:tcPr>
            <w:tcW w:w="2970" w:type="dxa"/>
            <w:tcBorders>
              <w:top w:val="nil"/>
              <w:left w:val="nil"/>
              <w:bottom w:val="single" w:sz="4" w:space="0" w:color="auto"/>
              <w:right w:val="single" w:sz="4" w:space="0" w:color="auto"/>
            </w:tcBorders>
            <w:shd w:val="clear" w:color="auto" w:fill="auto"/>
            <w:noWrap/>
            <w:vAlign w:val="bottom"/>
          </w:tcPr>
          <w:p w14:paraId="72C8E441"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EKPO-BUKKRS</w:t>
            </w:r>
          </w:p>
        </w:tc>
        <w:tc>
          <w:tcPr>
            <w:tcW w:w="6570" w:type="dxa"/>
            <w:tcBorders>
              <w:top w:val="nil"/>
              <w:left w:val="nil"/>
              <w:bottom w:val="single" w:sz="4" w:space="0" w:color="auto"/>
              <w:right w:val="single" w:sz="4" w:space="0" w:color="auto"/>
            </w:tcBorders>
            <w:shd w:val="clear" w:color="auto" w:fill="auto"/>
            <w:vAlign w:val="center"/>
          </w:tcPr>
          <w:p w14:paraId="1FE983A8"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Company Code</w:t>
            </w:r>
          </w:p>
        </w:tc>
      </w:tr>
      <w:tr w:rsidR="00862E3D" w:rsidRPr="00D34FE8" w14:paraId="367DB8EA" w14:textId="77777777" w:rsidTr="00A219FA">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4AD7E961"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10</w:t>
            </w:r>
          </w:p>
        </w:tc>
        <w:tc>
          <w:tcPr>
            <w:tcW w:w="2970" w:type="dxa"/>
            <w:tcBorders>
              <w:top w:val="nil"/>
              <w:left w:val="nil"/>
              <w:bottom w:val="single" w:sz="4" w:space="0" w:color="auto"/>
              <w:right w:val="single" w:sz="4" w:space="0" w:color="auto"/>
            </w:tcBorders>
            <w:shd w:val="clear" w:color="auto" w:fill="auto"/>
            <w:noWrap/>
            <w:vAlign w:val="bottom"/>
          </w:tcPr>
          <w:p w14:paraId="5820FA24" w14:textId="77777777" w:rsidR="00862E3D" w:rsidRPr="00D34FE8" w:rsidRDefault="00862E3D" w:rsidP="00862E3D">
            <w:pPr>
              <w:rPr>
                <w:color w:val="000000"/>
                <w:sz w:val="20"/>
                <w:szCs w:val="20"/>
              </w:rPr>
            </w:pPr>
            <w:r w:rsidRPr="00D34FE8">
              <w:rPr>
                <w:color w:val="000000"/>
                <w:sz w:val="20"/>
                <w:szCs w:val="20"/>
              </w:rPr>
              <w:t>EKPO-WERKS</w:t>
            </w:r>
          </w:p>
        </w:tc>
        <w:tc>
          <w:tcPr>
            <w:tcW w:w="6570" w:type="dxa"/>
            <w:tcBorders>
              <w:top w:val="nil"/>
              <w:left w:val="nil"/>
              <w:bottom w:val="single" w:sz="4" w:space="0" w:color="auto"/>
              <w:right w:val="single" w:sz="4" w:space="0" w:color="auto"/>
            </w:tcBorders>
            <w:shd w:val="clear" w:color="auto" w:fill="auto"/>
            <w:vAlign w:val="center"/>
          </w:tcPr>
          <w:p w14:paraId="042910FF"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Plant</w:t>
            </w:r>
          </w:p>
        </w:tc>
      </w:tr>
      <w:tr w:rsidR="00862E3D" w:rsidRPr="00D34FE8" w14:paraId="52ED7578"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102BBE48"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11</w:t>
            </w:r>
          </w:p>
        </w:tc>
        <w:tc>
          <w:tcPr>
            <w:tcW w:w="2970" w:type="dxa"/>
            <w:tcBorders>
              <w:top w:val="nil"/>
              <w:left w:val="nil"/>
              <w:bottom w:val="single" w:sz="4" w:space="0" w:color="auto"/>
              <w:right w:val="single" w:sz="4" w:space="0" w:color="auto"/>
            </w:tcBorders>
            <w:shd w:val="clear" w:color="auto" w:fill="auto"/>
            <w:noWrap/>
            <w:vAlign w:val="bottom"/>
            <w:hideMark/>
          </w:tcPr>
          <w:p w14:paraId="792F7864"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BKPF-BUDAT</w:t>
            </w:r>
          </w:p>
        </w:tc>
        <w:tc>
          <w:tcPr>
            <w:tcW w:w="6570" w:type="dxa"/>
            <w:tcBorders>
              <w:top w:val="nil"/>
              <w:left w:val="nil"/>
              <w:bottom w:val="single" w:sz="4" w:space="0" w:color="auto"/>
              <w:right w:val="single" w:sz="4" w:space="0" w:color="auto"/>
            </w:tcBorders>
            <w:shd w:val="clear" w:color="auto" w:fill="auto"/>
            <w:vAlign w:val="center"/>
            <w:hideMark/>
          </w:tcPr>
          <w:p w14:paraId="2D2A82EC"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Posting Date</w:t>
            </w:r>
          </w:p>
        </w:tc>
      </w:tr>
      <w:tr w:rsidR="00862E3D" w:rsidRPr="00D34FE8" w14:paraId="796ECBC4"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AC05F5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12</w:t>
            </w:r>
          </w:p>
        </w:tc>
        <w:tc>
          <w:tcPr>
            <w:tcW w:w="2970" w:type="dxa"/>
            <w:tcBorders>
              <w:top w:val="nil"/>
              <w:left w:val="nil"/>
              <w:bottom w:val="single" w:sz="4" w:space="0" w:color="auto"/>
              <w:right w:val="single" w:sz="4" w:space="0" w:color="auto"/>
            </w:tcBorders>
            <w:shd w:val="clear" w:color="auto" w:fill="auto"/>
            <w:noWrap/>
            <w:vAlign w:val="bottom"/>
            <w:hideMark/>
          </w:tcPr>
          <w:p w14:paraId="4116C29B"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BKPF-</w:t>
            </w:r>
            <w:r>
              <w:t xml:space="preserve"> </w:t>
            </w:r>
            <w:r w:rsidRPr="00DD49CA">
              <w:rPr>
                <w:rFonts w:ascii="Calibri" w:hAnsi="Calibri" w:cs="Calibri"/>
                <w:color w:val="000000"/>
                <w:sz w:val="22"/>
                <w:szCs w:val="22"/>
              </w:rPr>
              <w:t>MONAT</w:t>
            </w:r>
          </w:p>
        </w:tc>
        <w:tc>
          <w:tcPr>
            <w:tcW w:w="6570" w:type="dxa"/>
            <w:tcBorders>
              <w:top w:val="nil"/>
              <w:left w:val="nil"/>
              <w:bottom w:val="single" w:sz="4" w:space="0" w:color="auto"/>
              <w:right w:val="single" w:sz="4" w:space="0" w:color="auto"/>
            </w:tcBorders>
            <w:shd w:val="clear" w:color="auto" w:fill="auto"/>
            <w:vAlign w:val="center"/>
            <w:hideMark/>
          </w:tcPr>
          <w:p w14:paraId="21349618"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Period</w:t>
            </w:r>
          </w:p>
        </w:tc>
      </w:tr>
      <w:tr w:rsidR="00862E3D" w:rsidRPr="00D34FE8" w14:paraId="5FD99428"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2A8C0F1F"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13</w:t>
            </w:r>
          </w:p>
        </w:tc>
        <w:tc>
          <w:tcPr>
            <w:tcW w:w="2970" w:type="dxa"/>
            <w:tcBorders>
              <w:top w:val="nil"/>
              <w:left w:val="nil"/>
              <w:bottom w:val="single" w:sz="4" w:space="0" w:color="auto"/>
              <w:right w:val="single" w:sz="4" w:space="0" w:color="auto"/>
            </w:tcBorders>
            <w:shd w:val="clear" w:color="auto" w:fill="auto"/>
            <w:noWrap/>
            <w:vAlign w:val="bottom"/>
            <w:hideMark/>
          </w:tcPr>
          <w:p w14:paraId="5A2CE7E9"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BKPF-GJAHR</w:t>
            </w:r>
          </w:p>
        </w:tc>
        <w:tc>
          <w:tcPr>
            <w:tcW w:w="6570" w:type="dxa"/>
            <w:tcBorders>
              <w:top w:val="nil"/>
              <w:left w:val="nil"/>
              <w:bottom w:val="single" w:sz="4" w:space="0" w:color="auto"/>
              <w:right w:val="single" w:sz="4" w:space="0" w:color="auto"/>
            </w:tcBorders>
            <w:shd w:val="clear" w:color="auto" w:fill="auto"/>
            <w:vAlign w:val="center"/>
            <w:hideMark/>
          </w:tcPr>
          <w:p w14:paraId="07C9B2B6"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Year</w:t>
            </w:r>
          </w:p>
        </w:tc>
      </w:tr>
      <w:tr w:rsidR="00862E3D" w:rsidRPr="00D34FE8" w14:paraId="1B67B7C8"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3915AA88"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14</w:t>
            </w:r>
          </w:p>
        </w:tc>
        <w:tc>
          <w:tcPr>
            <w:tcW w:w="2970" w:type="dxa"/>
            <w:tcBorders>
              <w:top w:val="nil"/>
              <w:left w:val="nil"/>
              <w:bottom w:val="single" w:sz="4" w:space="0" w:color="auto"/>
              <w:right w:val="single" w:sz="4" w:space="0" w:color="auto"/>
            </w:tcBorders>
            <w:shd w:val="clear" w:color="auto" w:fill="auto"/>
            <w:noWrap/>
            <w:vAlign w:val="bottom"/>
            <w:hideMark/>
          </w:tcPr>
          <w:p w14:paraId="0F3C01BF"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EKBE-BELNR</w:t>
            </w:r>
          </w:p>
        </w:tc>
        <w:tc>
          <w:tcPr>
            <w:tcW w:w="6570" w:type="dxa"/>
            <w:tcBorders>
              <w:top w:val="nil"/>
              <w:left w:val="nil"/>
              <w:bottom w:val="single" w:sz="4" w:space="0" w:color="auto"/>
              <w:right w:val="single" w:sz="4" w:space="0" w:color="auto"/>
            </w:tcBorders>
            <w:shd w:val="clear" w:color="auto" w:fill="auto"/>
            <w:vAlign w:val="center"/>
            <w:hideMark/>
          </w:tcPr>
          <w:p w14:paraId="0C1BA3CD"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Material Document</w:t>
            </w:r>
            <w:r>
              <w:rPr>
                <w:rFonts w:ascii="Calibri" w:hAnsi="Calibri" w:cs="Calibri"/>
                <w:sz w:val="22"/>
                <w:szCs w:val="22"/>
              </w:rPr>
              <w:t>/Inv Document Number</w:t>
            </w:r>
          </w:p>
        </w:tc>
      </w:tr>
      <w:tr w:rsidR="00862E3D" w:rsidRPr="00D34FE8" w14:paraId="050CDC9D"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50231FE"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15</w:t>
            </w:r>
          </w:p>
        </w:tc>
        <w:tc>
          <w:tcPr>
            <w:tcW w:w="2970" w:type="dxa"/>
            <w:tcBorders>
              <w:top w:val="nil"/>
              <w:left w:val="nil"/>
              <w:bottom w:val="single" w:sz="4" w:space="0" w:color="auto"/>
              <w:right w:val="single" w:sz="4" w:space="0" w:color="auto"/>
            </w:tcBorders>
            <w:shd w:val="clear" w:color="auto" w:fill="auto"/>
            <w:noWrap/>
            <w:vAlign w:val="bottom"/>
          </w:tcPr>
          <w:p w14:paraId="7044E245"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BSEG-BELNR</w:t>
            </w:r>
          </w:p>
        </w:tc>
        <w:tc>
          <w:tcPr>
            <w:tcW w:w="6570" w:type="dxa"/>
            <w:tcBorders>
              <w:top w:val="nil"/>
              <w:left w:val="nil"/>
              <w:bottom w:val="single" w:sz="4" w:space="0" w:color="auto"/>
              <w:right w:val="single" w:sz="4" w:space="0" w:color="auto"/>
            </w:tcBorders>
            <w:shd w:val="clear" w:color="auto" w:fill="auto"/>
            <w:vAlign w:val="center"/>
          </w:tcPr>
          <w:p w14:paraId="1DA95ACB"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Accounting Doc No</w:t>
            </w:r>
            <w:r>
              <w:rPr>
                <w:rFonts w:ascii="Calibri" w:hAnsi="Calibri" w:cs="Calibri"/>
                <w:sz w:val="22"/>
                <w:szCs w:val="22"/>
              </w:rPr>
              <w:t xml:space="preserve"> – Logic is in step 3</w:t>
            </w:r>
          </w:p>
        </w:tc>
      </w:tr>
      <w:tr w:rsidR="00862E3D" w:rsidRPr="00D34FE8" w14:paraId="7318ED51"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597835B8"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16</w:t>
            </w:r>
          </w:p>
        </w:tc>
        <w:tc>
          <w:tcPr>
            <w:tcW w:w="2970" w:type="dxa"/>
            <w:tcBorders>
              <w:top w:val="nil"/>
              <w:left w:val="nil"/>
              <w:bottom w:val="single" w:sz="4" w:space="0" w:color="auto"/>
              <w:right w:val="single" w:sz="4" w:space="0" w:color="auto"/>
            </w:tcBorders>
            <w:shd w:val="clear" w:color="auto" w:fill="auto"/>
            <w:noWrap/>
            <w:vAlign w:val="bottom"/>
          </w:tcPr>
          <w:p w14:paraId="73B1C701"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BKPF- BLART</w:t>
            </w:r>
          </w:p>
        </w:tc>
        <w:tc>
          <w:tcPr>
            <w:tcW w:w="6570" w:type="dxa"/>
            <w:tcBorders>
              <w:top w:val="nil"/>
              <w:left w:val="nil"/>
              <w:bottom w:val="single" w:sz="4" w:space="0" w:color="auto"/>
              <w:right w:val="single" w:sz="4" w:space="0" w:color="auto"/>
            </w:tcBorders>
            <w:shd w:val="clear" w:color="auto" w:fill="auto"/>
            <w:vAlign w:val="center"/>
          </w:tcPr>
          <w:p w14:paraId="062C788A"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Accounting Doc Type</w:t>
            </w:r>
            <w:r>
              <w:rPr>
                <w:rFonts w:ascii="Calibri" w:hAnsi="Calibri" w:cs="Calibri"/>
                <w:sz w:val="22"/>
                <w:szCs w:val="22"/>
              </w:rPr>
              <w:t>- Logic is in step 3</w:t>
            </w:r>
          </w:p>
        </w:tc>
      </w:tr>
      <w:tr w:rsidR="00862E3D" w:rsidRPr="00D34FE8" w14:paraId="6328B652" w14:textId="77777777" w:rsidTr="0005336D">
        <w:trPr>
          <w:trHeight w:val="743"/>
        </w:trPr>
        <w:tc>
          <w:tcPr>
            <w:tcW w:w="890" w:type="dxa"/>
            <w:tcBorders>
              <w:top w:val="nil"/>
              <w:left w:val="single" w:sz="4" w:space="0" w:color="auto"/>
              <w:bottom w:val="single" w:sz="4" w:space="0" w:color="auto"/>
              <w:right w:val="single" w:sz="4" w:space="0" w:color="auto"/>
            </w:tcBorders>
            <w:shd w:val="clear" w:color="auto" w:fill="auto"/>
            <w:vAlign w:val="center"/>
          </w:tcPr>
          <w:p w14:paraId="1E553C8E" w14:textId="77777777" w:rsidR="00862E3D" w:rsidRPr="00D34FE8" w:rsidRDefault="00862E3D" w:rsidP="00862E3D">
            <w:pPr>
              <w:rPr>
                <w:rFonts w:ascii="Calibri" w:hAnsi="Calibri" w:cs="Calibri"/>
                <w:sz w:val="22"/>
                <w:szCs w:val="22"/>
              </w:rPr>
            </w:pPr>
            <w:bookmarkStart w:id="125" w:name="_Hlk42069634"/>
            <w:r w:rsidRPr="00D34FE8">
              <w:rPr>
                <w:rFonts w:ascii="Calibri" w:hAnsi="Calibri" w:cs="Calibri"/>
                <w:sz w:val="22"/>
                <w:szCs w:val="22"/>
              </w:rPr>
              <w:t>17</w:t>
            </w:r>
          </w:p>
        </w:tc>
        <w:tc>
          <w:tcPr>
            <w:tcW w:w="2970" w:type="dxa"/>
            <w:tcBorders>
              <w:top w:val="nil"/>
              <w:left w:val="nil"/>
              <w:bottom w:val="single" w:sz="4" w:space="0" w:color="auto"/>
              <w:right w:val="single" w:sz="4" w:space="0" w:color="auto"/>
            </w:tcBorders>
            <w:shd w:val="clear" w:color="auto" w:fill="auto"/>
            <w:noWrap/>
            <w:vAlign w:val="bottom"/>
          </w:tcPr>
          <w:p w14:paraId="4700DE70"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BSEG-DMBE2</w:t>
            </w:r>
          </w:p>
        </w:tc>
        <w:tc>
          <w:tcPr>
            <w:tcW w:w="6570" w:type="dxa"/>
            <w:tcBorders>
              <w:top w:val="nil"/>
              <w:left w:val="nil"/>
              <w:bottom w:val="single" w:sz="4" w:space="0" w:color="auto"/>
              <w:right w:val="single" w:sz="4" w:space="0" w:color="auto"/>
            </w:tcBorders>
            <w:shd w:val="clear" w:color="auto" w:fill="auto"/>
            <w:vAlign w:val="center"/>
          </w:tcPr>
          <w:p w14:paraId="07625A23"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Mat received GC</w:t>
            </w:r>
            <w:r>
              <w:rPr>
                <w:rFonts w:ascii="Calibri" w:hAnsi="Calibri" w:cs="Calibri"/>
                <w:sz w:val="22"/>
                <w:szCs w:val="22"/>
              </w:rPr>
              <w:t xml:space="preserve"> – Sum up all the amounts of transaction BSV based Mat. Doc/ Acct doc number and PO/line item </w:t>
            </w:r>
            <w:r w:rsidRPr="00D34FE8">
              <w:rPr>
                <w:rFonts w:ascii="Calibri" w:hAnsi="Calibri" w:cs="Calibri"/>
                <w:sz w:val="22"/>
                <w:szCs w:val="22"/>
              </w:rPr>
              <w:t>(505105)</w:t>
            </w:r>
            <w:ins w:id="126" w:author="Murali Mohan Ganta --CNTR" w:date="2020-06-03T11:33:00Z">
              <w:r>
                <w:rPr>
                  <w:rFonts w:ascii="Calibri" w:hAnsi="Calibri" w:cs="Calibri"/>
                  <w:sz w:val="22"/>
                  <w:szCs w:val="22"/>
                </w:rPr>
                <w:t xml:space="preserve"> </w:t>
              </w:r>
              <w:r>
                <w:rPr>
                  <w:highlight w:val="yellow"/>
                </w:rPr>
                <w:t>–While summing up amount consider Debit/Credit Indicator (S/H) and show sign -/+ accordingly</w:t>
              </w:r>
            </w:ins>
          </w:p>
        </w:tc>
      </w:tr>
      <w:tr w:rsidR="00862E3D" w:rsidRPr="00D34FE8" w14:paraId="693DA8FF" w14:textId="77777777" w:rsidTr="004D6FE8">
        <w:trPr>
          <w:trHeight w:val="743"/>
        </w:trPr>
        <w:tc>
          <w:tcPr>
            <w:tcW w:w="890" w:type="dxa"/>
            <w:tcBorders>
              <w:top w:val="nil"/>
              <w:left w:val="single" w:sz="4" w:space="0" w:color="auto"/>
              <w:bottom w:val="single" w:sz="4" w:space="0" w:color="auto"/>
              <w:right w:val="single" w:sz="4" w:space="0" w:color="auto"/>
            </w:tcBorders>
            <w:shd w:val="clear" w:color="auto" w:fill="auto"/>
            <w:vAlign w:val="center"/>
          </w:tcPr>
          <w:p w14:paraId="2BE75E2D"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18</w:t>
            </w:r>
          </w:p>
        </w:tc>
        <w:tc>
          <w:tcPr>
            <w:tcW w:w="2970" w:type="dxa"/>
            <w:tcBorders>
              <w:top w:val="nil"/>
              <w:left w:val="nil"/>
              <w:bottom w:val="single" w:sz="4" w:space="0" w:color="auto"/>
              <w:right w:val="single" w:sz="4" w:space="0" w:color="auto"/>
            </w:tcBorders>
            <w:shd w:val="clear" w:color="auto" w:fill="auto"/>
            <w:noWrap/>
            <w:vAlign w:val="bottom"/>
          </w:tcPr>
          <w:p w14:paraId="6614BDE3"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BSEG-DMBE2</w:t>
            </w:r>
          </w:p>
        </w:tc>
        <w:tc>
          <w:tcPr>
            <w:tcW w:w="6570" w:type="dxa"/>
            <w:tcBorders>
              <w:top w:val="nil"/>
              <w:left w:val="nil"/>
              <w:bottom w:val="single" w:sz="4" w:space="0" w:color="auto"/>
              <w:right w:val="single" w:sz="4" w:space="0" w:color="auto"/>
            </w:tcBorders>
            <w:shd w:val="clear" w:color="auto" w:fill="auto"/>
            <w:vAlign w:val="center"/>
          </w:tcPr>
          <w:p w14:paraId="44C589A0"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Mat consumed GC</w:t>
            </w:r>
            <w:r>
              <w:rPr>
                <w:rFonts w:ascii="Calibri" w:hAnsi="Calibri" w:cs="Calibri"/>
                <w:sz w:val="22"/>
                <w:szCs w:val="22"/>
              </w:rPr>
              <w:t xml:space="preserve"> - Sum up all the amounts of transaction GBB based Mat. Doc/ Acct doc number and PO/line item </w:t>
            </w:r>
            <w:r w:rsidRPr="00D34FE8">
              <w:rPr>
                <w:rFonts w:ascii="Calibri" w:hAnsi="Calibri" w:cs="Calibri"/>
                <w:sz w:val="22"/>
                <w:szCs w:val="22"/>
              </w:rPr>
              <w:t>(50510</w:t>
            </w:r>
            <w:r>
              <w:rPr>
                <w:rFonts w:ascii="Calibri" w:hAnsi="Calibri" w:cs="Calibri"/>
                <w:sz w:val="22"/>
                <w:szCs w:val="22"/>
              </w:rPr>
              <w:t>3</w:t>
            </w:r>
            <w:r w:rsidRPr="00D34FE8">
              <w:rPr>
                <w:rFonts w:ascii="Calibri" w:hAnsi="Calibri" w:cs="Calibri"/>
                <w:sz w:val="22"/>
                <w:szCs w:val="22"/>
              </w:rPr>
              <w:t>)</w:t>
            </w:r>
            <w:ins w:id="127" w:author="Murali Mohan Ganta --CNTR" w:date="2020-06-03T11:33:00Z">
              <w:r>
                <w:rPr>
                  <w:highlight w:val="yellow"/>
                </w:rPr>
                <w:t xml:space="preserve"> – While summing up amount consider Debit/Credit Indicator (S/H) and show sign -/+ accordingly</w:t>
              </w:r>
            </w:ins>
          </w:p>
        </w:tc>
      </w:tr>
      <w:tr w:rsidR="00862E3D" w:rsidRPr="00D34FE8" w14:paraId="21007A30" w14:textId="77777777" w:rsidTr="004D6FE8">
        <w:trPr>
          <w:trHeight w:val="743"/>
        </w:trPr>
        <w:tc>
          <w:tcPr>
            <w:tcW w:w="890" w:type="dxa"/>
            <w:tcBorders>
              <w:top w:val="nil"/>
              <w:left w:val="single" w:sz="4" w:space="0" w:color="auto"/>
              <w:bottom w:val="single" w:sz="4" w:space="0" w:color="auto"/>
              <w:right w:val="single" w:sz="4" w:space="0" w:color="auto"/>
            </w:tcBorders>
            <w:shd w:val="clear" w:color="auto" w:fill="auto"/>
            <w:vAlign w:val="center"/>
          </w:tcPr>
          <w:p w14:paraId="7D8931B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19</w:t>
            </w:r>
          </w:p>
        </w:tc>
        <w:tc>
          <w:tcPr>
            <w:tcW w:w="2970" w:type="dxa"/>
            <w:tcBorders>
              <w:top w:val="nil"/>
              <w:left w:val="nil"/>
              <w:bottom w:val="single" w:sz="4" w:space="0" w:color="auto"/>
              <w:right w:val="single" w:sz="4" w:space="0" w:color="auto"/>
            </w:tcBorders>
            <w:shd w:val="clear" w:color="auto" w:fill="auto"/>
            <w:noWrap/>
            <w:vAlign w:val="bottom"/>
          </w:tcPr>
          <w:p w14:paraId="1345866A"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BSEG-DMBE2</w:t>
            </w:r>
          </w:p>
        </w:tc>
        <w:tc>
          <w:tcPr>
            <w:tcW w:w="6570" w:type="dxa"/>
            <w:tcBorders>
              <w:top w:val="nil"/>
              <w:left w:val="nil"/>
              <w:bottom w:val="single" w:sz="4" w:space="0" w:color="auto"/>
              <w:right w:val="single" w:sz="4" w:space="0" w:color="auto"/>
            </w:tcBorders>
            <w:shd w:val="clear" w:color="auto" w:fill="auto"/>
            <w:vAlign w:val="center"/>
          </w:tcPr>
          <w:p w14:paraId="6D423BE4"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Sub con Fee (505104) GC</w:t>
            </w:r>
            <w:r>
              <w:rPr>
                <w:rFonts w:ascii="Calibri" w:hAnsi="Calibri" w:cs="Calibri"/>
                <w:sz w:val="22"/>
                <w:szCs w:val="22"/>
              </w:rPr>
              <w:t xml:space="preserve"> - Sum up all the amounts of transaction GBB based Mat. Doc/ Acct doc number and PO/line item </w:t>
            </w:r>
            <w:r w:rsidRPr="00D34FE8">
              <w:rPr>
                <w:rFonts w:ascii="Calibri" w:hAnsi="Calibri" w:cs="Calibri"/>
                <w:sz w:val="22"/>
                <w:szCs w:val="22"/>
              </w:rPr>
              <w:t>(</w:t>
            </w:r>
            <w:del w:id="128" w:author="Seth Wallis" w:date="2020-06-03T09:39:00Z">
              <w:r w:rsidRPr="00D34FE8" w:rsidDel="00BE22F7">
                <w:rPr>
                  <w:rFonts w:ascii="Calibri" w:hAnsi="Calibri" w:cs="Calibri"/>
                  <w:sz w:val="22"/>
                  <w:szCs w:val="22"/>
                </w:rPr>
                <w:delText>50510</w:delText>
              </w:r>
              <w:r w:rsidDel="00BE22F7">
                <w:rPr>
                  <w:rFonts w:ascii="Calibri" w:hAnsi="Calibri" w:cs="Calibri"/>
                  <w:sz w:val="22"/>
                  <w:szCs w:val="22"/>
                </w:rPr>
                <w:delText>3</w:delText>
              </w:r>
            </w:del>
            <w:ins w:id="129" w:author="Seth Wallis" w:date="2020-06-03T09:39:00Z">
              <w:r w:rsidRPr="00D34FE8">
                <w:rPr>
                  <w:rFonts w:ascii="Calibri" w:hAnsi="Calibri" w:cs="Calibri"/>
                  <w:sz w:val="22"/>
                  <w:szCs w:val="22"/>
                </w:rPr>
                <w:t>50510</w:t>
              </w:r>
              <w:r>
                <w:rPr>
                  <w:rFonts w:ascii="Calibri" w:hAnsi="Calibri" w:cs="Calibri"/>
                  <w:sz w:val="22"/>
                  <w:szCs w:val="22"/>
                </w:rPr>
                <w:t>4</w:t>
              </w:r>
            </w:ins>
            <w:r w:rsidRPr="00D34FE8">
              <w:rPr>
                <w:rFonts w:ascii="Calibri" w:hAnsi="Calibri" w:cs="Calibri"/>
                <w:sz w:val="22"/>
                <w:szCs w:val="22"/>
              </w:rPr>
              <w:t>)</w:t>
            </w:r>
            <w:ins w:id="130" w:author="Murali Mohan Ganta --CNTR" w:date="2020-06-03T11:33:00Z">
              <w:r>
                <w:rPr>
                  <w:highlight w:val="yellow"/>
                </w:rPr>
                <w:t xml:space="preserve"> – While summing up amount consider Debit/Credit Indicator (S/H) and show sign -/+ accordingly</w:t>
              </w:r>
            </w:ins>
          </w:p>
        </w:tc>
      </w:tr>
      <w:tr w:rsidR="00862E3D" w:rsidRPr="00D34FE8" w14:paraId="5A5E5BCF"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2A5C4DB1"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20</w:t>
            </w:r>
          </w:p>
        </w:tc>
        <w:tc>
          <w:tcPr>
            <w:tcW w:w="2970" w:type="dxa"/>
            <w:tcBorders>
              <w:top w:val="nil"/>
              <w:left w:val="nil"/>
              <w:bottom w:val="single" w:sz="4" w:space="0" w:color="auto"/>
              <w:right w:val="single" w:sz="4" w:space="0" w:color="auto"/>
            </w:tcBorders>
            <w:shd w:val="clear" w:color="auto" w:fill="auto"/>
            <w:noWrap/>
            <w:vAlign w:val="bottom"/>
          </w:tcPr>
          <w:p w14:paraId="321D595E"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BSEG-DMBE2</w:t>
            </w:r>
          </w:p>
        </w:tc>
        <w:tc>
          <w:tcPr>
            <w:tcW w:w="6570" w:type="dxa"/>
            <w:tcBorders>
              <w:top w:val="nil"/>
              <w:left w:val="nil"/>
              <w:bottom w:val="single" w:sz="4" w:space="0" w:color="auto"/>
              <w:right w:val="single" w:sz="4" w:space="0" w:color="auto"/>
            </w:tcBorders>
            <w:shd w:val="clear" w:color="auto" w:fill="auto"/>
            <w:vAlign w:val="center"/>
          </w:tcPr>
          <w:p w14:paraId="2AFA2B5D"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PPV GC</w:t>
            </w:r>
            <w:r>
              <w:rPr>
                <w:rFonts w:ascii="Calibri" w:hAnsi="Calibri" w:cs="Calibri"/>
                <w:sz w:val="22"/>
                <w:szCs w:val="22"/>
              </w:rPr>
              <w:t xml:space="preserve"> – </w:t>
            </w:r>
            <w:proofErr w:type="gramStart"/>
            <w:r>
              <w:rPr>
                <w:rFonts w:ascii="Calibri" w:hAnsi="Calibri" w:cs="Calibri"/>
                <w:sz w:val="22"/>
                <w:szCs w:val="22"/>
              </w:rPr>
              <w:t>Logic :</w:t>
            </w:r>
            <w:proofErr w:type="gramEnd"/>
            <w:r>
              <w:rPr>
                <w:rFonts w:ascii="Calibri" w:hAnsi="Calibri" w:cs="Calibri"/>
                <w:sz w:val="22"/>
                <w:szCs w:val="22"/>
              </w:rPr>
              <w:t xml:space="preserve"> Step 17</w:t>
            </w:r>
            <w:ins w:id="131" w:author="Murali Mohan Ganta --CNTR" w:date="2020-06-03T11:35:00Z">
              <w:r>
                <w:rPr>
                  <w:rFonts w:ascii="Calibri" w:hAnsi="Calibri" w:cs="Calibri"/>
                  <w:sz w:val="22"/>
                  <w:szCs w:val="22"/>
                </w:rPr>
                <w:t xml:space="preserve">+ </w:t>
              </w:r>
            </w:ins>
            <w:del w:id="132" w:author="Murali Mohan Ganta --CNTR" w:date="2020-06-03T11:35:00Z">
              <w:r w:rsidDel="00F60391">
                <w:rPr>
                  <w:rFonts w:ascii="Calibri" w:hAnsi="Calibri" w:cs="Calibri"/>
                  <w:sz w:val="22"/>
                  <w:szCs w:val="22"/>
                </w:rPr>
                <w:delText>- s</w:delText>
              </w:r>
            </w:del>
            <w:ins w:id="133" w:author="Murali Mohan Ganta --CNTR" w:date="2020-06-03T11:35:00Z">
              <w:r>
                <w:rPr>
                  <w:rFonts w:ascii="Calibri" w:hAnsi="Calibri" w:cs="Calibri"/>
                  <w:sz w:val="22"/>
                  <w:szCs w:val="22"/>
                </w:rPr>
                <w:t>S</w:t>
              </w:r>
            </w:ins>
            <w:r>
              <w:rPr>
                <w:rFonts w:ascii="Calibri" w:hAnsi="Calibri" w:cs="Calibri"/>
                <w:sz w:val="22"/>
                <w:szCs w:val="22"/>
              </w:rPr>
              <w:t>tep 18</w:t>
            </w:r>
            <w:ins w:id="134" w:author="Murali Mohan Ganta --CNTR" w:date="2020-06-03T11:35:00Z">
              <w:r>
                <w:rPr>
                  <w:rFonts w:ascii="Calibri" w:hAnsi="Calibri" w:cs="Calibri"/>
                  <w:sz w:val="22"/>
                  <w:szCs w:val="22"/>
                </w:rPr>
                <w:t>+</w:t>
              </w:r>
            </w:ins>
            <w:del w:id="135" w:author="Murali Mohan Ganta --CNTR" w:date="2020-06-03T11:35:00Z">
              <w:r w:rsidDel="00F60391">
                <w:rPr>
                  <w:rFonts w:ascii="Calibri" w:hAnsi="Calibri" w:cs="Calibri"/>
                  <w:sz w:val="22"/>
                  <w:szCs w:val="22"/>
                </w:rPr>
                <w:delText>-</w:delText>
              </w:r>
            </w:del>
            <w:r>
              <w:rPr>
                <w:rFonts w:ascii="Calibri" w:hAnsi="Calibri" w:cs="Calibri"/>
                <w:sz w:val="22"/>
                <w:szCs w:val="22"/>
              </w:rPr>
              <w:t xml:space="preserve"> </w:t>
            </w:r>
            <w:ins w:id="136" w:author="Murali Mohan Ganta --CNTR" w:date="2020-06-03T11:35:00Z">
              <w:r>
                <w:rPr>
                  <w:rFonts w:ascii="Calibri" w:hAnsi="Calibri" w:cs="Calibri"/>
                  <w:sz w:val="22"/>
                  <w:szCs w:val="22"/>
                </w:rPr>
                <w:t>S</w:t>
              </w:r>
            </w:ins>
            <w:del w:id="137" w:author="Murali Mohan Ganta --CNTR" w:date="2020-06-03T11:35:00Z">
              <w:r w:rsidDel="00F60391">
                <w:rPr>
                  <w:rFonts w:ascii="Calibri" w:hAnsi="Calibri" w:cs="Calibri"/>
                  <w:sz w:val="22"/>
                  <w:szCs w:val="22"/>
                </w:rPr>
                <w:delText>s</w:delText>
              </w:r>
            </w:del>
            <w:r>
              <w:rPr>
                <w:rFonts w:ascii="Calibri" w:hAnsi="Calibri" w:cs="Calibri"/>
                <w:sz w:val="22"/>
                <w:szCs w:val="22"/>
              </w:rPr>
              <w:t xml:space="preserve">tep </w:t>
            </w:r>
            <w:commentRangeStart w:id="138"/>
            <w:commentRangeStart w:id="139"/>
            <w:r>
              <w:rPr>
                <w:rFonts w:ascii="Calibri" w:hAnsi="Calibri" w:cs="Calibri"/>
                <w:sz w:val="22"/>
                <w:szCs w:val="22"/>
              </w:rPr>
              <w:t>19</w:t>
            </w:r>
            <w:commentRangeEnd w:id="138"/>
            <w:r>
              <w:rPr>
                <w:rStyle w:val="CommentReference"/>
              </w:rPr>
              <w:commentReference w:id="138"/>
            </w:r>
            <w:commentRangeEnd w:id="139"/>
            <w:r>
              <w:rPr>
                <w:rStyle w:val="CommentReference"/>
              </w:rPr>
              <w:commentReference w:id="139"/>
            </w:r>
            <w:ins w:id="140" w:author="Murali Mohan Ganta --CNTR" w:date="2020-06-03T11:34:00Z">
              <w:r>
                <w:rPr>
                  <w:highlight w:val="yellow"/>
                </w:rPr>
                <w:t>– While summing up amount consider Debit/Credit Indicator (S/H) and show sign -/+ accordingly as shown in Page 10 screen print.</w:t>
              </w:r>
            </w:ins>
          </w:p>
        </w:tc>
      </w:tr>
      <w:bookmarkEnd w:id="125"/>
      <w:tr w:rsidR="00862E3D" w:rsidRPr="00D34FE8" w14:paraId="5A15FCF7"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0F509E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21</w:t>
            </w:r>
          </w:p>
        </w:tc>
        <w:tc>
          <w:tcPr>
            <w:tcW w:w="2970" w:type="dxa"/>
            <w:tcBorders>
              <w:top w:val="nil"/>
              <w:left w:val="nil"/>
              <w:bottom w:val="single" w:sz="4" w:space="0" w:color="auto"/>
              <w:right w:val="single" w:sz="4" w:space="0" w:color="auto"/>
            </w:tcBorders>
            <w:shd w:val="clear" w:color="auto" w:fill="auto"/>
            <w:noWrap/>
            <w:vAlign w:val="bottom"/>
          </w:tcPr>
          <w:p w14:paraId="038A1733"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T001-WAERS</w:t>
            </w:r>
          </w:p>
        </w:tc>
        <w:tc>
          <w:tcPr>
            <w:tcW w:w="6570" w:type="dxa"/>
            <w:tcBorders>
              <w:top w:val="nil"/>
              <w:left w:val="nil"/>
              <w:bottom w:val="single" w:sz="4" w:space="0" w:color="auto"/>
              <w:right w:val="single" w:sz="4" w:space="0" w:color="auto"/>
            </w:tcBorders>
            <w:shd w:val="clear" w:color="auto" w:fill="auto"/>
            <w:vAlign w:val="center"/>
          </w:tcPr>
          <w:p w14:paraId="63A8B433"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Currency GC</w:t>
            </w:r>
            <w:r>
              <w:rPr>
                <w:rFonts w:ascii="Calibri" w:hAnsi="Calibri" w:cs="Calibri"/>
                <w:sz w:val="22"/>
                <w:szCs w:val="22"/>
              </w:rPr>
              <w:t xml:space="preserve">    </w:t>
            </w:r>
            <w:proofErr w:type="gramStart"/>
            <w:r>
              <w:rPr>
                <w:rFonts w:ascii="Calibri" w:hAnsi="Calibri" w:cs="Calibri"/>
                <w:sz w:val="22"/>
                <w:szCs w:val="22"/>
              </w:rPr>
              <w:t>-  Logic</w:t>
            </w:r>
            <w:proofErr w:type="gramEnd"/>
            <w:r>
              <w:rPr>
                <w:rFonts w:ascii="Calibri" w:hAnsi="Calibri" w:cs="Calibri"/>
                <w:sz w:val="22"/>
                <w:szCs w:val="22"/>
              </w:rPr>
              <w:t>: Always USD</w:t>
            </w:r>
          </w:p>
        </w:tc>
      </w:tr>
      <w:tr w:rsidR="00862E3D" w:rsidRPr="00D34FE8" w14:paraId="7610976E"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189673EA" w14:textId="77777777" w:rsidR="00862E3D" w:rsidRPr="00D34FE8" w:rsidRDefault="00862E3D" w:rsidP="00862E3D">
            <w:pPr>
              <w:rPr>
                <w:rFonts w:ascii="Calibri" w:hAnsi="Calibri" w:cs="Calibri"/>
                <w:sz w:val="22"/>
                <w:szCs w:val="22"/>
              </w:rPr>
            </w:pPr>
            <w:r>
              <w:rPr>
                <w:rFonts w:ascii="Calibri" w:hAnsi="Calibri" w:cs="Calibri"/>
                <w:sz w:val="22"/>
                <w:szCs w:val="22"/>
              </w:rPr>
              <w:t>22</w:t>
            </w:r>
          </w:p>
        </w:tc>
        <w:tc>
          <w:tcPr>
            <w:tcW w:w="2970" w:type="dxa"/>
            <w:tcBorders>
              <w:top w:val="nil"/>
              <w:left w:val="nil"/>
              <w:bottom w:val="single" w:sz="4" w:space="0" w:color="auto"/>
              <w:right w:val="single" w:sz="4" w:space="0" w:color="auto"/>
            </w:tcBorders>
            <w:shd w:val="clear" w:color="auto" w:fill="auto"/>
            <w:noWrap/>
            <w:vAlign w:val="bottom"/>
          </w:tcPr>
          <w:p w14:paraId="5EE985DD"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sidRPr="0096563F">
              <w:rPr>
                <w:rFonts w:ascii="Calibri" w:hAnsi="Calibri" w:cs="Calibri"/>
                <w:color w:val="000000"/>
                <w:sz w:val="22"/>
                <w:szCs w:val="22"/>
              </w:rPr>
              <w:t>BSEG-</w:t>
            </w:r>
            <w:r w:rsidRPr="00E00307">
              <w:rPr>
                <w:rFonts w:ascii="Calibri" w:hAnsi="Calibri" w:cs="Calibri"/>
                <w:color w:val="000000"/>
                <w:sz w:val="22"/>
                <w:szCs w:val="22"/>
              </w:rPr>
              <w:t>D</w:t>
            </w:r>
            <w:bookmarkStart w:id="141" w:name="_GoBack"/>
            <w:r w:rsidRPr="00E00307">
              <w:rPr>
                <w:rFonts w:ascii="Calibri" w:hAnsi="Calibri" w:cs="Calibri"/>
                <w:color w:val="000000"/>
                <w:sz w:val="22"/>
                <w:szCs w:val="22"/>
              </w:rPr>
              <w:t>MBTR</w:t>
            </w:r>
            <w:bookmarkEnd w:id="141"/>
          </w:p>
        </w:tc>
        <w:tc>
          <w:tcPr>
            <w:tcW w:w="6570" w:type="dxa"/>
            <w:tcBorders>
              <w:top w:val="nil"/>
              <w:left w:val="nil"/>
              <w:bottom w:val="single" w:sz="4" w:space="0" w:color="auto"/>
              <w:right w:val="single" w:sz="4" w:space="0" w:color="auto"/>
            </w:tcBorders>
            <w:shd w:val="clear" w:color="auto" w:fill="auto"/>
            <w:vAlign w:val="center"/>
          </w:tcPr>
          <w:p w14:paraId="3FC14F6B"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 xml:space="preserve">Mat </w:t>
            </w:r>
            <w:proofErr w:type="gramStart"/>
            <w:r w:rsidRPr="00D34FE8">
              <w:rPr>
                <w:rFonts w:ascii="Calibri" w:hAnsi="Calibri" w:cs="Calibri"/>
                <w:sz w:val="22"/>
                <w:szCs w:val="22"/>
              </w:rPr>
              <w:t>received(</w:t>
            </w:r>
            <w:proofErr w:type="gramEnd"/>
            <w:r w:rsidRPr="00D34FE8">
              <w:rPr>
                <w:rFonts w:ascii="Calibri" w:hAnsi="Calibri" w:cs="Calibri"/>
                <w:sz w:val="22"/>
                <w:szCs w:val="22"/>
              </w:rPr>
              <w:t>505105) LC</w:t>
            </w:r>
            <w:ins w:id="142" w:author="Murali Mohan Ganta --CNTR" w:date="2020-06-03T11:35:00Z">
              <w:r>
                <w:rPr>
                  <w:rFonts w:ascii="Calibri" w:hAnsi="Calibri" w:cs="Calibri"/>
                  <w:sz w:val="22"/>
                  <w:szCs w:val="22"/>
                </w:rPr>
                <w:t xml:space="preserve"> </w:t>
              </w:r>
            </w:ins>
            <w:ins w:id="143" w:author="Murali Mohan Ganta --CNTR" w:date="2020-06-03T11:36:00Z">
              <w:r>
                <w:rPr>
                  <w:rFonts w:ascii="Calibri" w:hAnsi="Calibri" w:cs="Calibri"/>
                  <w:sz w:val="22"/>
                  <w:szCs w:val="22"/>
                </w:rPr>
                <w:t xml:space="preserve">- </w:t>
              </w:r>
            </w:ins>
            <w:ins w:id="144" w:author="Murali Mohan Ganta --CNTR" w:date="2020-06-03T11:35:00Z">
              <w:r>
                <w:rPr>
                  <w:rFonts w:ascii="Calibri" w:hAnsi="Calibri" w:cs="Calibri"/>
                  <w:sz w:val="22"/>
                  <w:szCs w:val="22"/>
                </w:rPr>
                <w:t xml:space="preserve">Sum up all the amounts of transaction BSV based Mat. Doc/ Acct doc number and PO/line item </w:t>
              </w:r>
              <w:r w:rsidRPr="00D34FE8">
                <w:rPr>
                  <w:rFonts w:ascii="Calibri" w:hAnsi="Calibri" w:cs="Calibri"/>
                  <w:sz w:val="22"/>
                  <w:szCs w:val="22"/>
                </w:rPr>
                <w:t>(505105)</w:t>
              </w:r>
              <w:r>
                <w:rPr>
                  <w:rFonts w:ascii="Calibri" w:hAnsi="Calibri" w:cs="Calibri"/>
                  <w:sz w:val="22"/>
                  <w:szCs w:val="22"/>
                </w:rPr>
                <w:t xml:space="preserve"> </w:t>
              </w:r>
              <w:r>
                <w:rPr>
                  <w:highlight w:val="yellow"/>
                </w:rPr>
                <w:t>–While summing up amount consider Debit/Credit Indicator (S/H) and show sign -/+ accordingly</w:t>
              </w:r>
            </w:ins>
          </w:p>
        </w:tc>
      </w:tr>
      <w:tr w:rsidR="00862E3D" w:rsidRPr="00D34FE8" w14:paraId="5897659B"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58E55D0"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23</w:t>
            </w:r>
          </w:p>
        </w:tc>
        <w:tc>
          <w:tcPr>
            <w:tcW w:w="2970" w:type="dxa"/>
            <w:tcBorders>
              <w:top w:val="nil"/>
              <w:left w:val="nil"/>
              <w:bottom w:val="single" w:sz="4" w:space="0" w:color="auto"/>
              <w:right w:val="single" w:sz="4" w:space="0" w:color="auto"/>
            </w:tcBorders>
            <w:shd w:val="clear" w:color="auto" w:fill="auto"/>
            <w:noWrap/>
            <w:vAlign w:val="bottom"/>
          </w:tcPr>
          <w:p w14:paraId="707EFA54"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BSEG-DMBTR</w:t>
            </w:r>
          </w:p>
        </w:tc>
        <w:tc>
          <w:tcPr>
            <w:tcW w:w="6570" w:type="dxa"/>
            <w:tcBorders>
              <w:top w:val="nil"/>
              <w:left w:val="nil"/>
              <w:bottom w:val="single" w:sz="4" w:space="0" w:color="auto"/>
              <w:right w:val="single" w:sz="4" w:space="0" w:color="auto"/>
            </w:tcBorders>
            <w:shd w:val="clear" w:color="auto" w:fill="auto"/>
            <w:vAlign w:val="center"/>
          </w:tcPr>
          <w:p w14:paraId="52566CC3"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Mat consumed (505103) LC</w:t>
            </w:r>
            <w:ins w:id="145" w:author="Murali Mohan Ganta --CNTR" w:date="2020-06-03T11:36:00Z">
              <w:r>
                <w:rPr>
                  <w:rFonts w:ascii="Calibri" w:hAnsi="Calibri" w:cs="Calibri"/>
                  <w:sz w:val="22"/>
                  <w:szCs w:val="22"/>
                </w:rPr>
                <w:t xml:space="preserve"> - Sum up all the amounts of transaction GBB based Mat. Doc/ Acct doc number and PO/line item </w:t>
              </w:r>
              <w:r w:rsidRPr="00D34FE8">
                <w:rPr>
                  <w:rFonts w:ascii="Calibri" w:hAnsi="Calibri" w:cs="Calibri"/>
                  <w:sz w:val="22"/>
                  <w:szCs w:val="22"/>
                </w:rPr>
                <w:t>(50510</w:t>
              </w:r>
              <w:r>
                <w:rPr>
                  <w:rFonts w:ascii="Calibri" w:hAnsi="Calibri" w:cs="Calibri"/>
                  <w:sz w:val="22"/>
                  <w:szCs w:val="22"/>
                </w:rPr>
                <w:t>3</w:t>
              </w:r>
              <w:r w:rsidRPr="00D34FE8">
                <w:rPr>
                  <w:rFonts w:ascii="Calibri" w:hAnsi="Calibri" w:cs="Calibri"/>
                  <w:sz w:val="22"/>
                  <w:szCs w:val="22"/>
                </w:rPr>
                <w:t>)</w:t>
              </w:r>
              <w:r>
                <w:rPr>
                  <w:highlight w:val="yellow"/>
                </w:rPr>
                <w:t xml:space="preserve"> – While summing up amount consider Debit/Credit Indicator (S/H) and show sign -/+ accordingly</w:t>
              </w:r>
            </w:ins>
          </w:p>
        </w:tc>
      </w:tr>
      <w:tr w:rsidR="00862E3D" w:rsidRPr="00D34FE8" w14:paraId="3D84FBAA" w14:textId="77777777" w:rsidTr="0005336D">
        <w:trPr>
          <w:trHeight w:val="743"/>
        </w:trPr>
        <w:tc>
          <w:tcPr>
            <w:tcW w:w="890" w:type="dxa"/>
            <w:tcBorders>
              <w:top w:val="nil"/>
              <w:left w:val="single" w:sz="4" w:space="0" w:color="auto"/>
              <w:bottom w:val="single" w:sz="4" w:space="0" w:color="auto"/>
              <w:right w:val="single" w:sz="4" w:space="0" w:color="auto"/>
            </w:tcBorders>
            <w:shd w:val="clear" w:color="auto" w:fill="auto"/>
            <w:vAlign w:val="center"/>
          </w:tcPr>
          <w:p w14:paraId="4321D34F"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24</w:t>
            </w:r>
          </w:p>
        </w:tc>
        <w:tc>
          <w:tcPr>
            <w:tcW w:w="2970" w:type="dxa"/>
            <w:tcBorders>
              <w:top w:val="nil"/>
              <w:left w:val="nil"/>
              <w:bottom w:val="single" w:sz="4" w:space="0" w:color="auto"/>
              <w:right w:val="single" w:sz="4" w:space="0" w:color="auto"/>
            </w:tcBorders>
            <w:shd w:val="clear" w:color="auto" w:fill="auto"/>
            <w:noWrap/>
            <w:vAlign w:val="bottom"/>
          </w:tcPr>
          <w:p w14:paraId="03B45C0A"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BSEG-DMBTR</w:t>
            </w:r>
          </w:p>
        </w:tc>
        <w:tc>
          <w:tcPr>
            <w:tcW w:w="6570" w:type="dxa"/>
            <w:tcBorders>
              <w:top w:val="nil"/>
              <w:left w:val="nil"/>
              <w:bottom w:val="single" w:sz="4" w:space="0" w:color="auto"/>
              <w:right w:val="single" w:sz="4" w:space="0" w:color="auto"/>
            </w:tcBorders>
            <w:shd w:val="clear" w:color="auto" w:fill="auto"/>
            <w:vAlign w:val="center"/>
          </w:tcPr>
          <w:p w14:paraId="393B930C"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 xml:space="preserve">Sub con Fee (505104) </w:t>
            </w:r>
            <w:proofErr w:type="gramStart"/>
            <w:r w:rsidRPr="00D34FE8">
              <w:rPr>
                <w:rFonts w:ascii="Calibri" w:hAnsi="Calibri" w:cs="Calibri"/>
                <w:sz w:val="22"/>
                <w:szCs w:val="22"/>
              </w:rPr>
              <w:t>LC</w:t>
            </w:r>
            <w:ins w:id="146" w:author="Murali Mohan Ganta --CNTR" w:date="2020-06-03T11:37:00Z">
              <w:r>
                <w:rPr>
                  <w:rFonts w:ascii="Calibri" w:hAnsi="Calibri" w:cs="Calibri"/>
                  <w:sz w:val="22"/>
                  <w:szCs w:val="22"/>
                </w:rPr>
                <w:t xml:space="preserve"> </w:t>
              </w:r>
              <w:r w:rsidRPr="00D34FE8">
                <w:rPr>
                  <w:rFonts w:ascii="Calibri" w:hAnsi="Calibri" w:cs="Calibri"/>
                  <w:sz w:val="22"/>
                  <w:szCs w:val="22"/>
                </w:rPr>
                <w:t>)</w:t>
              </w:r>
              <w:proofErr w:type="gramEnd"/>
              <w:r>
                <w:rPr>
                  <w:highlight w:val="yellow"/>
                </w:rPr>
                <w:t xml:space="preserve"> </w:t>
              </w:r>
            </w:ins>
            <w:ins w:id="147" w:author="Murali Mohan Ganta --CNTR" w:date="2020-06-03T11:38:00Z">
              <w:r>
                <w:rPr>
                  <w:rFonts w:ascii="Calibri" w:hAnsi="Calibri" w:cs="Calibri"/>
                  <w:sz w:val="22"/>
                  <w:szCs w:val="22"/>
                </w:rPr>
                <w:t xml:space="preserve">Sum up all the amounts of transaction GBB based Mat. Doc/ Acct doc number and PO/line item </w:t>
              </w:r>
              <w:r w:rsidRPr="00D34FE8">
                <w:rPr>
                  <w:rFonts w:ascii="Calibri" w:hAnsi="Calibri" w:cs="Calibri"/>
                  <w:sz w:val="22"/>
                  <w:szCs w:val="22"/>
                </w:rPr>
                <w:t>(50510</w:t>
              </w:r>
              <w:r>
                <w:rPr>
                  <w:rFonts w:ascii="Calibri" w:hAnsi="Calibri" w:cs="Calibri"/>
                  <w:sz w:val="22"/>
                  <w:szCs w:val="22"/>
                </w:rPr>
                <w:t>4</w:t>
              </w:r>
              <w:r w:rsidRPr="00D34FE8">
                <w:rPr>
                  <w:rFonts w:ascii="Calibri" w:hAnsi="Calibri" w:cs="Calibri"/>
                  <w:sz w:val="22"/>
                  <w:szCs w:val="22"/>
                </w:rPr>
                <w:t>)</w:t>
              </w:r>
              <w:r>
                <w:rPr>
                  <w:highlight w:val="yellow"/>
                </w:rPr>
                <w:t xml:space="preserve"> – While summing up amount consider Debit/Credit Indicator (S/H) and show sign -/+ accordingly</w:t>
              </w:r>
            </w:ins>
          </w:p>
        </w:tc>
      </w:tr>
      <w:tr w:rsidR="00862E3D" w:rsidRPr="00D34FE8" w14:paraId="5B1EBDFD"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31B78D76"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lastRenderedPageBreak/>
              <w:t>25</w:t>
            </w:r>
          </w:p>
        </w:tc>
        <w:tc>
          <w:tcPr>
            <w:tcW w:w="2970" w:type="dxa"/>
            <w:tcBorders>
              <w:top w:val="nil"/>
              <w:left w:val="nil"/>
              <w:bottom w:val="single" w:sz="4" w:space="0" w:color="auto"/>
              <w:right w:val="single" w:sz="4" w:space="0" w:color="auto"/>
            </w:tcBorders>
            <w:shd w:val="clear" w:color="auto" w:fill="auto"/>
            <w:noWrap/>
            <w:vAlign w:val="bottom"/>
          </w:tcPr>
          <w:p w14:paraId="69BAC680"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BSEG-DMBTR</w:t>
            </w:r>
          </w:p>
        </w:tc>
        <w:tc>
          <w:tcPr>
            <w:tcW w:w="6570" w:type="dxa"/>
            <w:tcBorders>
              <w:top w:val="nil"/>
              <w:left w:val="nil"/>
              <w:bottom w:val="single" w:sz="4" w:space="0" w:color="auto"/>
              <w:right w:val="single" w:sz="4" w:space="0" w:color="auto"/>
            </w:tcBorders>
            <w:shd w:val="clear" w:color="auto" w:fill="auto"/>
            <w:vAlign w:val="center"/>
          </w:tcPr>
          <w:p w14:paraId="3D5E0626"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 xml:space="preserve">PPV </w:t>
            </w:r>
            <w:r>
              <w:rPr>
                <w:rFonts w:ascii="Calibri" w:hAnsi="Calibri" w:cs="Calibri"/>
                <w:sz w:val="22"/>
                <w:szCs w:val="22"/>
              </w:rPr>
              <w:t>L</w:t>
            </w:r>
            <w:r w:rsidRPr="00D34FE8">
              <w:rPr>
                <w:rFonts w:ascii="Calibri" w:hAnsi="Calibri" w:cs="Calibri"/>
                <w:sz w:val="22"/>
                <w:szCs w:val="22"/>
              </w:rPr>
              <w:t>C</w:t>
            </w:r>
            <w:r>
              <w:rPr>
                <w:rFonts w:ascii="Calibri" w:hAnsi="Calibri" w:cs="Calibri"/>
                <w:sz w:val="22"/>
                <w:szCs w:val="22"/>
              </w:rPr>
              <w:t xml:space="preserve"> – </w:t>
            </w:r>
            <w:proofErr w:type="gramStart"/>
            <w:r>
              <w:rPr>
                <w:rFonts w:ascii="Calibri" w:hAnsi="Calibri" w:cs="Calibri"/>
                <w:sz w:val="22"/>
                <w:szCs w:val="22"/>
              </w:rPr>
              <w:t>Logic :</w:t>
            </w:r>
            <w:proofErr w:type="gramEnd"/>
            <w:r>
              <w:rPr>
                <w:rFonts w:ascii="Calibri" w:hAnsi="Calibri" w:cs="Calibri"/>
                <w:sz w:val="22"/>
                <w:szCs w:val="22"/>
              </w:rPr>
              <w:t xml:space="preserve"> Step 22</w:t>
            </w:r>
            <w:ins w:id="148" w:author="Murali Mohan Ganta --CNTR" w:date="2020-06-03T11:40:00Z">
              <w:r>
                <w:rPr>
                  <w:rFonts w:ascii="Calibri" w:hAnsi="Calibri" w:cs="Calibri"/>
                  <w:sz w:val="22"/>
                  <w:szCs w:val="22"/>
                </w:rPr>
                <w:t xml:space="preserve">+ </w:t>
              </w:r>
            </w:ins>
            <w:del w:id="149" w:author="Murali Mohan Ganta --CNTR" w:date="2020-06-03T11:40:00Z">
              <w:r w:rsidDel="00CA49E8">
                <w:rPr>
                  <w:rFonts w:ascii="Calibri" w:hAnsi="Calibri" w:cs="Calibri"/>
                  <w:sz w:val="22"/>
                  <w:szCs w:val="22"/>
                </w:rPr>
                <w:delText>-s</w:delText>
              </w:r>
            </w:del>
            <w:ins w:id="150" w:author="Murali Mohan Ganta --CNTR" w:date="2020-06-03T11:40:00Z">
              <w:r>
                <w:rPr>
                  <w:rFonts w:ascii="Calibri" w:hAnsi="Calibri" w:cs="Calibri"/>
                  <w:sz w:val="22"/>
                  <w:szCs w:val="22"/>
                </w:rPr>
                <w:t>S</w:t>
              </w:r>
            </w:ins>
            <w:r>
              <w:rPr>
                <w:rFonts w:ascii="Calibri" w:hAnsi="Calibri" w:cs="Calibri"/>
                <w:sz w:val="22"/>
                <w:szCs w:val="22"/>
              </w:rPr>
              <w:t>tep 23</w:t>
            </w:r>
            <w:ins w:id="151" w:author="Murali Mohan Ganta --CNTR" w:date="2020-06-03T11:40:00Z">
              <w:r>
                <w:rPr>
                  <w:rFonts w:ascii="Calibri" w:hAnsi="Calibri" w:cs="Calibri"/>
                  <w:sz w:val="22"/>
                  <w:szCs w:val="22"/>
                </w:rPr>
                <w:t xml:space="preserve">+ </w:t>
              </w:r>
            </w:ins>
            <w:del w:id="152" w:author="Murali Mohan Ganta --CNTR" w:date="2020-06-03T11:40:00Z">
              <w:r w:rsidDel="00CA49E8">
                <w:rPr>
                  <w:rFonts w:ascii="Calibri" w:hAnsi="Calibri" w:cs="Calibri"/>
                  <w:sz w:val="22"/>
                  <w:szCs w:val="22"/>
                </w:rPr>
                <w:delText>-s</w:delText>
              </w:r>
            </w:del>
            <w:ins w:id="153" w:author="Murali Mohan Ganta --CNTR" w:date="2020-06-03T11:40:00Z">
              <w:r>
                <w:rPr>
                  <w:rFonts w:ascii="Calibri" w:hAnsi="Calibri" w:cs="Calibri"/>
                  <w:sz w:val="22"/>
                  <w:szCs w:val="22"/>
                </w:rPr>
                <w:t>S</w:t>
              </w:r>
            </w:ins>
            <w:r>
              <w:rPr>
                <w:rFonts w:ascii="Calibri" w:hAnsi="Calibri" w:cs="Calibri"/>
                <w:sz w:val="22"/>
                <w:szCs w:val="22"/>
              </w:rPr>
              <w:t xml:space="preserve">tep </w:t>
            </w:r>
            <w:commentRangeStart w:id="154"/>
            <w:commentRangeStart w:id="155"/>
            <w:r>
              <w:rPr>
                <w:rFonts w:ascii="Calibri" w:hAnsi="Calibri" w:cs="Calibri"/>
                <w:sz w:val="22"/>
                <w:szCs w:val="22"/>
              </w:rPr>
              <w:t>24</w:t>
            </w:r>
            <w:commentRangeEnd w:id="154"/>
            <w:r>
              <w:rPr>
                <w:rStyle w:val="CommentReference"/>
              </w:rPr>
              <w:commentReference w:id="154"/>
            </w:r>
            <w:commentRangeEnd w:id="155"/>
            <w:r>
              <w:rPr>
                <w:rStyle w:val="CommentReference"/>
              </w:rPr>
              <w:commentReference w:id="155"/>
            </w:r>
            <w:ins w:id="156" w:author="Murali Mohan Ganta --CNTR" w:date="2020-06-03T11:37:00Z">
              <w:r>
                <w:rPr>
                  <w:highlight w:val="yellow"/>
                </w:rPr>
                <w:t>– While summing up amount consider Debit/Credit Indicator (S/H) and show sign -/+ accordingly as shown in Page 10 screen print</w:t>
              </w:r>
            </w:ins>
          </w:p>
        </w:tc>
      </w:tr>
      <w:tr w:rsidR="00862E3D" w:rsidRPr="00D34FE8" w14:paraId="60AC0CCE"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456B791D"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26</w:t>
            </w:r>
          </w:p>
        </w:tc>
        <w:tc>
          <w:tcPr>
            <w:tcW w:w="2970" w:type="dxa"/>
            <w:tcBorders>
              <w:top w:val="nil"/>
              <w:left w:val="nil"/>
              <w:bottom w:val="single" w:sz="4" w:space="0" w:color="auto"/>
              <w:right w:val="single" w:sz="4" w:space="0" w:color="auto"/>
            </w:tcBorders>
            <w:shd w:val="clear" w:color="auto" w:fill="auto"/>
            <w:noWrap/>
            <w:vAlign w:val="bottom"/>
          </w:tcPr>
          <w:p w14:paraId="47121E15"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T001-WAERS</w:t>
            </w:r>
          </w:p>
        </w:tc>
        <w:tc>
          <w:tcPr>
            <w:tcW w:w="6570" w:type="dxa"/>
            <w:tcBorders>
              <w:top w:val="nil"/>
              <w:left w:val="nil"/>
              <w:bottom w:val="single" w:sz="4" w:space="0" w:color="auto"/>
              <w:right w:val="single" w:sz="4" w:space="0" w:color="auto"/>
            </w:tcBorders>
            <w:shd w:val="clear" w:color="auto" w:fill="auto"/>
            <w:vAlign w:val="center"/>
          </w:tcPr>
          <w:p w14:paraId="1D18EF96"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Currency LC</w:t>
            </w:r>
            <w:r>
              <w:rPr>
                <w:rFonts w:ascii="Calibri" w:hAnsi="Calibri" w:cs="Calibri"/>
                <w:sz w:val="22"/>
                <w:szCs w:val="22"/>
              </w:rPr>
              <w:t xml:space="preserve"> – Logic based on the Company code get T001-WEARS </w:t>
            </w:r>
            <w:proofErr w:type="spellStart"/>
            <w:r>
              <w:rPr>
                <w:rFonts w:ascii="Calibri" w:hAnsi="Calibri" w:cs="Calibri"/>
                <w:sz w:val="22"/>
                <w:szCs w:val="22"/>
              </w:rPr>
              <w:t>Currncy</w:t>
            </w:r>
            <w:proofErr w:type="spellEnd"/>
            <w:r>
              <w:rPr>
                <w:rFonts w:ascii="Calibri" w:hAnsi="Calibri" w:cs="Calibri"/>
                <w:sz w:val="22"/>
                <w:szCs w:val="22"/>
              </w:rPr>
              <w:t xml:space="preserve"> key </w:t>
            </w:r>
          </w:p>
        </w:tc>
      </w:tr>
      <w:tr w:rsidR="00862E3D" w:rsidRPr="00D34FE8" w14:paraId="3369CD78" w14:textId="77777777" w:rsidTr="0005336D">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43742755"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27</w:t>
            </w:r>
          </w:p>
        </w:tc>
        <w:tc>
          <w:tcPr>
            <w:tcW w:w="2970" w:type="dxa"/>
            <w:tcBorders>
              <w:top w:val="nil"/>
              <w:left w:val="nil"/>
              <w:bottom w:val="single" w:sz="4" w:space="0" w:color="auto"/>
              <w:right w:val="single" w:sz="4" w:space="0" w:color="auto"/>
            </w:tcBorders>
            <w:shd w:val="clear" w:color="auto" w:fill="auto"/>
            <w:noWrap/>
            <w:vAlign w:val="bottom"/>
          </w:tcPr>
          <w:p w14:paraId="5A15C251"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sidRPr="00227ADF">
              <w:rPr>
                <w:rFonts w:cs="Arial"/>
                <w:color w:val="000000"/>
                <w:sz w:val="20"/>
              </w:rPr>
              <w:t>EKKO-</w:t>
            </w:r>
            <w:r w:rsidRPr="00227ADF">
              <w:t xml:space="preserve"> </w:t>
            </w:r>
            <w:r w:rsidRPr="00227ADF">
              <w:rPr>
                <w:rFonts w:cs="Arial"/>
                <w:color w:val="000000"/>
                <w:sz w:val="20"/>
              </w:rPr>
              <w:t>EKGRP</w:t>
            </w:r>
          </w:p>
        </w:tc>
        <w:tc>
          <w:tcPr>
            <w:tcW w:w="6570" w:type="dxa"/>
            <w:tcBorders>
              <w:top w:val="nil"/>
              <w:left w:val="nil"/>
              <w:bottom w:val="single" w:sz="4" w:space="0" w:color="auto"/>
              <w:right w:val="single" w:sz="4" w:space="0" w:color="auto"/>
            </w:tcBorders>
            <w:shd w:val="clear" w:color="auto" w:fill="auto"/>
            <w:vAlign w:val="center"/>
          </w:tcPr>
          <w:p w14:paraId="0FCC807C"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Purchasing Grp</w:t>
            </w:r>
          </w:p>
        </w:tc>
      </w:tr>
      <w:tr w:rsidR="00862E3D" w:rsidRPr="00D34FE8" w14:paraId="42995465"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CFC45D0"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28</w:t>
            </w:r>
          </w:p>
        </w:tc>
        <w:tc>
          <w:tcPr>
            <w:tcW w:w="2970" w:type="dxa"/>
            <w:tcBorders>
              <w:top w:val="nil"/>
              <w:left w:val="nil"/>
              <w:bottom w:val="single" w:sz="4" w:space="0" w:color="auto"/>
              <w:right w:val="single" w:sz="4" w:space="0" w:color="auto"/>
            </w:tcBorders>
            <w:shd w:val="clear" w:color="auto" w:fill="auto"/>
            <w:noWrap/>
            <w:vAlign w:val="bottom"/>
          </w:tcPr>
          <w:p w14:paraId="750F38DE"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sidRPr="00A82FE1">
              <w:rPr>
                <w:rFonts w:ascii="Calibri" w:hAnsi="Calibri" w:cs="Calibri"/>
                <w:color w:val="000000"/>
                <w:sz w:val="22"/>
                <w:szCs w:val="22"/>
              </w:rPr>
              <w:t>T024</w:t>
            </w:r>
            <w:r>
              <w:rPr>
                <w:rFonts w:ascii="Calibri" w:hAnsi="Calibri" w:cs="Calibri"/>
                <w:color w:val="000000"/>
                <w:sz w:val="22"/>
                <w:szCs w:val="22"/>
              </w:rPr>
              <w:t>-</w:t>
            </w:r>
            <w:r w:rsidRPr="00A82FE1">
              <w:rPr>
                <w:rFonts w:ascii="Calibri" w:hAnsi="Calibri" w:cs="Calibri"/>
                <w:color w:val="000000"/>
                <w:sz w:val="22"/>
                <w:szCs w:val="22"/>
              </w:rPr>
              <w:t>EKNAM</w:t>
            </w:r>
          </w:p>
        </w:tc>
        <w:tc>
          <w:tcPr>
            <w:tcW w:w="6570" w:type="dxa"/>
            <w:tcBorders>
              <w:top w:val="nil"/>
              <w:left w:val="nil"/>
              <w:bottom w:val="single" w:sz="4" w:space="0" w:color="auto"/>
              <w:right w:val="single" w:sz="4" w:space="0" w:color="auto"/>
            </w:tcBorders>
            <w:shd w:val="clear" w:color="auto" w:fill="auto"/>
            <w:vAlign w:val="center"/>
          </w:tcPr>
          <w:p w14:paraId="640583AC"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 xml:space="preserve">Purchasing </w:t>
            </w:r>
            <w:r>
              <w:rPr>
                <w:rFonts w:ascii="Calibri" w:hAnsi="Calibri" w:cs="Calibri"/>
                <w:sz w:val="22"/>
                <w:szCs w:val="22"/>
              </w:rPr>
              <w:t xml:space="preserve">Grp </w:t>
            </w:r>
            <w:r w:rsidRPr="00D34FE8">
              <w:rPr>
                <w:rFonts w:ascii="Calibri" w:hAnsi="Calibri" w:cs="Calibri"/>
                <w:sz w:val="22"/>
                <w:szCs w:val="22"/>
              </w:rPr>
              <w:t>Desc</w:t>
            </w:r>
          </w:p>
        </w:tc>
      </w:tr>
      <w:tr w:rsidR="00862E3D" w:rsidRPr="00D34FE8" w14:paraId="0C5349A2" w14:textId="77777777" w:rsidTr="00DD49CA">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0F478AA6"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29</w:t>
            </w:r>
          </w:p>
        </w:tc>
        <w:tc>
          <w:tcPr>
            <w:tcW w:w="2970" w:type="dxa"/>
            <w:tcBorders>
              <w:top w:val="nil"/>
              <w:left w:val="nil"/>
              <w:bottom w:val="single" w:sz="4" w:space="0" w:color="auto"/>
              <w:right w:val="single" w:sz="4" w:space="0" w:color="auto"/>
            </w:tcBorders>
            <w:shd w:val="clear" w:color="auto" w:fill="auto"/>
            <w:noWrap/>
            <w:vAlign w:val="bottom"/>
          </w:tcPr>
          <w:p w14:paraId="469EC19E"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EKKO-WEARS</w:t>
            </w:r>
          </w:p>
        </w:tc>
        <w:tc>
          <w:tcPr>
            <w:tcW w:w="6570" w:type="dxa"/>
            <w:tcBorders>
              <w:top w:val="nil"/>
              <w:left w:val="nil"/>
              <w:bottom w:val="single" w:sz="4" w:space="0" w:color="auto"/>
              <w:right w:val="single" w:sz="4" w:space="0" w:color="auto"/>
            </w:tcBorders>
            <w:shd w:val="clear" w:color="auto" w:fill="auto"/>
            <w:vAlign w:val="center"/>
          </w:tcPr>
          <w:p w14:paraId="5376B6E5" w14:textId="77777777" w:rsidR="00862E3D" w:rsidRPr="00D34FE8" w:rsidRDefault="00862E3D" w:rsidP="00862E3D">
            <w:pPr>
              <w:rPr>
                <w:rFonts w:ascii="Calibri" w:hAnsi="Calibri" w:cs="Calibri"/>
                <w:sz w:val="22"/>
                <w:szCs w:val="22"/>
              </w:rPr>
            </w:pPr>
            <w:r>
              <w:rPr>
                <w:rFonts w:ascii="Calibri" w:hAnsi="Calibri" w:cs="Calibri"/>
                <w:sz w:val="22"/>
                <w:szCs w:val="22"/>
              </w:rPr>
              <w:t xml:space="preserve">PO Currency </w:t>
            </w:r>
          </w:p>
        </w:tc>
      </w:tr>
      <w:tr w:rsidR="00862E3D" w:rsidRPr="00D34FE8" w14:paraId="4CBEC10D"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23C888A"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3</w:t>
            </w:r>
            <w:r>
              <w:rPr>
                <w:rFonts w:ascii="Calibri" w:hAnsi="Calibri" w:cs="Calibri"/>
                <w:sz w:val="22"/>
                <w:szCs w:val="22"/>
              </w:rPr>
              <w:t>0</w:t>
            </w:r>
          </w:p>
        </w:tc>
        <w:tc>
          <w:tcPr>
            <w:tcW w:w="2970" w:type="dxa"/>
            <w:tcBorders>
              <w:top w:val="nil"/>
              <w:left w:val="nil"/>
              <w:bottom w:val="single" w:sz="4" w:space="0" w:color="auto"/>
              <w:right w:val="single" w:sz="4" w:space="0" w:color="auto"/>
            </w:tcBorders>
            <w:shd w:val="clear" w:color="auto" w:fill="auto"/>
            <w:noWrap/>
            <w:vAlign w:val="bottom"/>
          </w:tcPr>
          <w:p w14:paraId="174F1B48" w14:textId="77777777" w:rsidR="00862E3D" w:rsidRPr="00D34FE8" w:rsidRDefault="00862E3D" w:rsidP="00862E3D">
            <w:pPr>
              <w:rPr>
                <w:rFonts w:ascii="Calibri" w:hAnsi="Calibri" w:cs="Calibri"/>
                <w:color w:val="000000"/>
                <w:sz w:val="22"/>
                <w:szCs w:val="22"/>
              </w:rPr>
            </w:pPr>
            <w:r w:rsidRPr="00D34FE8">
              <w:rPr>
                <w:rFonts w:ascii="Calibri" w:hAnsi="Calibri" w:cs="Calibri"/>
                <w:color w:val="000000"/>
                <w:sz w:val="22"/>
                <w:szCs w:val="22"/>
              </w:rPr>
              <w:t> </w:t>
            </w:r>
            <w:r>
              <w:rPr>
                <w:rFonts w:ascii="Calibri" w:hAnsi="Calibri" w:cs="Calibri"/>
                <w:color w:val="000000"/>
                <w:sz w:val="22"/>
                <w:szCs w:val="22"/>
              </w:rPr>
              <w:t>EKKO-</w:t>
            </w:r>
            <w:r>
              <w:t xml:space="preserve"> </w:t>
            </w:r>
            <w:r w:rsidRPr="008F3438">
              <w:rPr>
                <w:rFonts w:ascii="Calibri" w:hAnsi="Calibri" w:cs="Calibri"/>
                <w:color w:val="000000"/>
                <w:sz w:val="22"/>
                <w:szCs w:val="22"/>
              </w:rPr>
              <w:t>LIFNR</w:t>
            </w:r>
          </w:p>
        </w:tc>
        <w:tc>
          <w:tcPr>
            <w:tcW w:w="6570" w:type="dxa"/>
            <w:tcBorders>
              <w:top w:val="nil"/>
              <w:left w:val="nil"/>
              <w:bottom w:val="single" w:sz="4" w:space="0" w:color="auto"/>
              <w:right w:val="single" w:sz="4" w:space="0" w:color="auto"/>
            </w:tcBorders>
            <w:shd w:val="clear" w:color="auto" w:fill="auto"/>
            <w:vAlign w:val="center"/>
          </w:tcPr>
          <w:p w14:paraId="50D66A74"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Supplier No</w:t>
            </w:r>
          </w:p>
        </w:tc>
      </w:tr>
      <w:tr w:rsidR="00862E3D" w:rsidRPr="00D34FE8" w14:paraId="5B1FE3BE"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4D00F28D"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3</w:t>
            </w:r>
            <w:r>
              <w:rPr>
                <w:rFonts w:ascii="Calibri" w:hAnsi="Calibri" w:cs="Calibri"/>
                <w:sz w:val="22"/>
                <w:szCs w:val="22"/>
              </w:rPr>
              <w:t>1</w:t>
            </w:r>
          </w:p>
        </w:tc>
        <w:tc>
          <w:tcPr>
            <w:tcW w:w="2970" w:type="dxa"/>
            <w:tcBorders>
              <w:top w:val="nil"/>
              <w:left w:val="nil"/>
              <w:bottom w:val="single" w:sz="4" w:space="0" w:color="auto"/>
              <w:right w:val="single" w:sz="4" w:space="0" w:color="auto"/>
            </w:tcBorders>
            <w:shd w:val="clear" w:color="auto" w:fill="auto"/>
            <w:noWrap/>
            <w:vAlign w:val="bottom"/>
          </w:tcPr>
          <w:p w14:paraId="3865FB77"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 xml:space="preserve"> </w:t>
            </w:r>
            <w:r w:rsidRPr="00B2581F">
              <w:rPr>
                <w:rFonts w:cs="Arial"/>
                <w:color w:val="000000"/>
                <w:sz w:val="20"/>
              </w:rPr>
              <w:t>LFA-NAME1</w:t>
            </w:r>
          </w:p>
        </w:tc>
        <w:tc>
          <w:tcPr>
            <w:tcW w:w="6570" w:type="dxa"/>
            <w:tcBorders>
              <w:top w:val="nil"/>
              <w:left w:val="nil"/>
              <w:bottom w:val="single" w:sz="4" w:space="0" w:color="auto"/>
              <w:right w:val="single" w:sz="4" w:space="0" w:color="auto"/>
            </w:tcBorders>
            <w:shd w:val="clear" w:color="auto" w:fill="auto"/>
            <w:vAlign w:val="center"/>
          </w:tcPr>
          <w:p w14:paraId="3B6CE1D1"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Vendor Name</w:t>
            </w:r>
          </w:p>
        </w:tc>
      </w:tr>
      <w:tr w:rsidR="00862E3D" w:rsidRPr="00D34FE8" w14:paraId="7A7594BB" w14:textId="77777777" w:rsidTr="004D6FE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7170E189"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3</w:t>
            </w:r>
            <w:r>
              <w:rPr>
                <w:rFonts w:ascii="Calibri" w:hAnsi="Calibri" w:cs="Calibri"/>
                <w:sz w:val="22"/>
                <w:szCs w:val="22"/>
              </w:rPr>
              <w:t>2</w:t>
            </w:r>
          </w:p>
        </w:tc>
        <w:tc>
          <w:tcPr>
            <w:tcW w:w="2970" w:type="dxa"/>
            <w:tcBorders>
              <w:top w:val="nil"/>
              <w:left w:val="nil"/>
              <w:bottom w:val="single" w:sz="4" w:space="0" w:color="auto"/>
              <w:right w:val="single" w:sz="4" w:space="0" w:color="auto"/>
            </w:tcBorders>
            <w:shd w:val="clear" w:color="auto" w:fill="auto"/>
            <w:noWrap/>
            <w:vAlign w:val="bottom"/>
          </w:tcPr>
          <w:p w14:paraId="12894C18" w14:textId="77777777" w:rsidR="00862E3D" w:rsidRPr="00D34FE8" w:rsidRDefault="00862E3D" w:rsidP="00862E3D">
            <w:pPr>
              <w:rPr>
                <w:rFonts w:ascii="Calibri" w:hAnsi="Calibri" w:cs="Calibri"/>
                <w:color w:val="000000"/>
                <w:sz w:val="22"/>
                <w:szCs w:val="22"/>
              </w:rPr>
            </w:pPr>
            <w:r>
              <w:rPr>
                <w:rFonts w:ascii="Calibri" w:hAnsi="Calibri" w:cs="Calibri"/>
                <w:color w:val="000000"/>
                <w:sz w:val="22"/>
                <w:szCs w:val="22"/>
              </w:rPr>
              <w:t>MARA-</w:t>
            </w:r>
            <w:r>
              <w:t xml:space="preserve"> </w:t>
            </w:r>
            <w:r w:rsidRPr="00DD49CA">
              <w:rPr>
                <w:rFonts w:ascii="Calibri" w:hAnsi="Calibri" w:cs="Calibri"/>
                <w:color w:val="000000"/>
                <w:sz w:val="22"/>
                <w:szCs w:val="22"/>
              </w:rPr>
              <w:t>PRDHA</w:t>
            </w:r>
          </w:p>
        </w:tc>
        <w:tc>
          <w:tcPr>
            <w:tcW w:w="6570" w:type="dxa"/>
            <w:tcBorders>
              <w:top w:val="nil"/>
              <w:left w:val="nil"/>
              <w:bottom w:val="single" w:sz="4" w:space="0" w:color="auto"/>
              <w:right w:val="single" w:sz="4" w:space="0" w:color="auto"/>
            </w:tcBorders>
            <w:shd w:val="clear" w:color="auto" w:fill="auto"/>
            <w:vAlign w:val="center"/>
          </w:tcPr>
          <w:p w14:paraId="3838E9FE" w14:textId="77777777" w:rsidR="00862E3D" w:rsidRPr="00D34FE8" w:rsidRDefault="00862E3D" w:rsidP="00862E3D">
            <w:pPr>
              <w:rPr>
                <w:rFonts w:ascii="Calibri" w:hAnsi="Calibri" w:cs="Calibri"/>
                <w:sz w:val="22"/>
                <w:szCs w:val="22"/>
              </w:rPr>
            </w:pPr>
            <w:r w:rsidRPr="00D34FE8">
              <w:rPr>
                <w:rFonts w:ascii="Calibri" w:hAnsi="Calibri" w:cs="Calibri"/>
                <w:sz w:val="22"/>
                <w:szCs w:val="22"/>
              </w:rPr>
              <w:t>Prod. Hierarch</w:t>
            </w:r>
            <w:r>
              <w:rPr>
                <w:rFonts w:ascii="Calibri" w:hAnsi="Calibri" w:cs="Calibri"/>
                <w:sz w:val="22"/>
                <w:szCs w:val="22"/>
              </w:rPr>
              <w:t>y</w:t>
            </w:r>
          </w:p>
        </w:tc>
      </w:tr>
      <w:tr w:rsidR="00862E3D" w:rsidRPr="00D34FE8" w14:paraId="706852F0" w14:textId="77777777" w:rsidTr="005152A8">
        <w:trPr>
          <w:trHeight w:val="371"/>
        </w:trPr>
        <w:tc>
          <w:tcPr>
            <w:tcW w:w="890" w:type="dxa"/>
            <w:tcBorders>
              <w:top w:val="nil"/>
              <w:left w:val="single" w:sz="4" w:space="0" w:color="auto"/>
              <w:bottom w:val="single" w:sz="4" w:space="0" w:color="auto"/>
              <w:right w:val="single" w:sz="4" w:space="0" w:color="auto"/>
            </w:tcBorders>
            <w:shd w:val="clear" w:color="auto" w:fill="auto"/>
            <w:vAlign w:val="center"/>
          </w:tcPr>
          <w:p w14:paraId="0BD7B383" w14:textId="77777777" w:rsidR="00862E3D" w:rsidRPr="005152A8" w:rsidRDefault="00862E3D" w:rsidP="00862E3D">
            <w:pPr>
              <w:rPr>
                <w:rFonts w:ascii="Calibri" w:hAnsi="Calibri" w:cs="Calibri"/>
                <w:strike/>
                <w:sz w:val="22"/>
                <w:szCs w:val="22"/>
              </w:rPr>
            </w:pPr>
            <w:r w:rsidRPr="005152A8">
              <w:rPr>
                <w:rFonts w:ascii="Calibri" w:hAnsi="Calibri" w:cs="Calibri"/>
                <w:strike/>
                <w:sz w:val="22"/>
                <w:szCs w:val="22"/>
              </w:rPr>
              <w:t>3</w:t>
            </w:r>
            <w:r>
              <w:rPr>
                <w:rFonts w:ascii="Calibri" w:hAnsi="Calibri" w:cs="Calibri"/>
                <w:strike/>
                <w:sz w:val="22"/>
                <w:szCs w:val="22"/>
              </w:rPr>
              <w:t>3</w:t>
            </w:r>
          </w:p>
        </w:tc>
        <w:tc>
          <w:tcPr>
            <w:tcW w:w="2970" w:type="dxa"/>
            <w:tcBorders>
              <w:top w:val="nil"/>
              <w:left w:val="nil"/>
              <w:bottom w:val="single" w:sz="4" w:space="0" w:color="auto"/>
              <w:right w:val="single" w:sz="4" w:space="0" w:color="auto"/>
            </w:tcBorders>
            <w:shd w:val="clear" w:color="auto" w:fill="auto"/>
            <w:noWrap/>
            <w:vAlign w:val="bottom"/>
          </w:tcPr>
          <w:p w14:paraId="6D0E5984" w14:textId="77777777" w:rsidR="00862E3D" w:rsidRPr="005152A8" w:rsidRDefault="00862E3D" w:rsidP="00862E3D">
            <w:pPr>
              <w:rPr>
                <w:rFonts w:ascii="Calibri" w:hAnsi="Calibri" w:cs="Calibri"/>
                <w:strike/>
                <w:color w:val="000000"/>
                <w:sz w:val="22"/>
                <w:szCs w:val="22"/>
              </w:rPr>
            </w:pPr>
            <w:r w:rsidRPr="005152A8">
              <w:rPr>
                <w:rFonts w:ascii="Calibri" w:hAnsi="Calibri" w:cs="Calibri"/>
                <w:strike/>
                <w:color w:val="000000"/>
                <w:sz w:val="22"/>
                <w:szCs w:val="22"/>
              </w:rPr>
              <w:t>EK</w:t>
            </w:r>
            <w:r>
              <w:rPr>
                <w:rFonts w:ascii="Calibri" w:hAnsi="Calibri" w:cs="Calibri"/>
                <w:strike/>
                <w:color w:val="000000"/>
                <w:sz w:val="22"/>
                <w:szCs w:val="22"/>
              </w:rPr>
              <w:t>BE</w:t>
            </w:r>
            <w:r w:rsidRPr="005152A8">
              <w:rPr>
                <w:rFonts w:ascii="Calibri" w:hAnsi="Calibri" w:cs="Calibri"/>
                <w:strike/>
                <w:color w:val="000000"/>
                <w:sz w:val="22"/>
                <w:szCs w:val="22"/>
              </w:rPr>
              <w:t>-BUZEI</w:t>
            </w:r>
          </w:p>
        </w:tc>
        <w:tc>
          <w:tcPr>
            <w:tcW w:w="6570" w:type="dxa"/>
            <w:tcBorders>
              <w:top w:val="nil"/>
              <w:left w:val="nil"/>
              <w:bottom w:val="single" w:sz="4" w:space="0" w:color="auto"/>
              <w:right w:val="single" w:sz="4" w:space="0" w:color="auto"/>
            </w:tcBorders>
            <w:shd w:val="clear" w:color="auto" w:fill="auto"/>
            <w:vAlign w:val="center"/>
          </w:tcPr>
          <w:p w14:paraId="5A8D0E3E" w14:textId="77777777" w:rsidR="00862E3D" w:rsidRPr="005152A8" w:rsidRDefault="00862E3D" w:rsidP="00862E3D">
            <w:pPr>
              <w:rPr>
                <w:rFonts w:ascii="Calibri" w:hAnsi="Calibri" w:cs="Calibri"/>
                <w:strike/>
                <w:sz w:val="22"/>
                <w:szCs w:val="22"/>
              </w:rPr>
            </w:pPr>
            <w:r w:rsidRPr="005152A8">
              <w:rPr>
                <w:rFonts w:ascii="Calibri" w:hAnsi="Calibri" w:cs="Calibri"/>
                <w:strike/>
                <w:sz w:val="22"/>
                <w:szCs w:val="22"/>
              </w:rPr>
              <w:t>Material Item No.</w:t>
            </w:r>
          </w:p>
        </w:tc>
      </w:tr>
      <w:tr w:rsidR="00862E3D" w:rsidRPr="00D34FE8" w14:paraId="61AB044E" w14:textId="77777777" w:rsidTr="005152A8">
        <w:trPr>
          <w:trHeight w:val="371"/>
        </w:trPr>
        <w:tc>
          <w:tcPr>
            <w:tcW w:w="890" w:type="dxa"/>
            <w:tcBorders>
              <w:top w:val="single" w:sz="4" w:space="0" w:color="auto"/>
              <w:left w:val="single" w:sz="4" w:space="0" w:color="auto"/>
              <w:bottom w:val="single" w:sz="4" w:space="0" w:color="auto"/>
              <w:right w:val="single" w:sz="4" w:space="0" w:color="auto"/>
            </w:tcBorders>
            <w:shd w:val="clear" w:color="auto" w:fill="auto"/>
            <w:vAlign w:val="center"/>
          </w:tcPr>
          <w:p w14:paraId="6D42A909" w14:textId="77777777" w:rsidR="00862E3D" w:rsidRPr="00A156A2" w:rsidRDefault="00862E3D" w:rsidP="00862E3D">
            <w:pPr>
              <w:rPr>
                <w:rFonts w:ascii="Calibri" w:hAnsi="Calibri" w:cs="Calibri"/>
                <w:strike/>
                <w:sz w:val="22"/>
                <w:szCs w:val="22"/>
              </w:rPr>
            </w:pPr>
            <w:r w:rsidRPr="00A156A2">
              <w:rPr>
                <w:rFonts w:ascii="Calibri" w:hAnsi="Calibri" w:cs="Calibri"/>
                <w:strike/>
                <w:sz w:val="22"/>
                <w:szCs w:val="22"/>
              </w:rPr>
              <w:t>3</w:t>
            </w:r>
            <w:r>
              <w:rPr>
                <w:rFonts w:ascii="Calibri" w:hAnsi="Calibri" w:cs="Calibri"/>
                <w:strike/>
                <w:sz w:val="22"/>
                <w:szCs w:val="22"/>
              </w:rPr>
              <w:t>4</w:t>
            </w:r>
          </w:p>
        </w:tc>
        <w:tc>
          <w:tcPr>
            <w:tcW w:w="2970" w:type="dxa"/>
            <w:tcBorders>
              <w:top w:val="single" w:sz="4" w:space="0" w:color="auto"/>
              <w:left w:val="nil"/>
              <w:bottom w:val="single" w:sz="4" w:space="0" w:color="auto"/>
              <w:right w:val="single" w:sz="4" w:space="0" w:color="auto"/>
            </w:tcBorders>
            <w:shd w:val="clear" w:color="auto" w:fill="auto"/>
            <w:noWrap/>
            <w:vAlign w:val="bottom"/>
          </w:tcPr>
          <w:p w14:paraId="315BB52F" w14:textId="77777777" w:rsidR="00862E3D" w:rsidRPr="00A156A2" w:rsidRDefault="00862E3D" w:rsidP="00862E3D">
            <w:pPr>
              <w:rPr>
                <w:rFonts w:ascii="Calibri" w:hAnsi="Calibri" w:cs="Calibri"/>
                <w:strike/>
                <w:color w:val="000000"/>
                <w:sz w:val="22"/>
                <w:szCs w:val="22"/>
              </w:rPr>
            </w:pPr>
            <w:r w:rsidRPr="00A156A2">
              <w:rPr>
                <w:rFonts w:cs="Arial"/>
                <w:strike/>
                <w:color w:val="000000"/>
                <w:sz w:val="20"/>
              </w:rPr>
              <w:t>EK</w:t>
            </w:r>
            <w:r>
              <w:rPr>
                <w:rFonts w:cs="Arial"/>
                <w:strike/>
                <w:color w:val="000000"/>
                <w:sz w:val="20"/>
              </w:rPr>
              <w:t>BE</w:t>
            </w:r>
            <w:r w:rsidRPr="00A156A2">
              <w:rPr>
                <w:rFonts w:cs="Arial"/>
                <w:strike/>
                <w:color w:val="000000"/>
                <w:sz w:val="20"/>
              </w:rPr>
              <w:t>-MENGE</w:t>
            </w:r>
          </w:p>
        </w:tc>
        <w:tc>
          <w:tcPr>
            <w:tcW w:w="6570" w:type="dxa"/>
            <w:tcBorders>
              <w:top w:val="single" w:sz="4" w:space="0" w:color="auto"/>
              <w:left w:val="nil"/>
              <w:bottom w:val="single" w:sz="4" w:space="0" w:color="auto"/>
              <w:right w:val="single" w:sz="4" w:space="0" w:color="auto"/>
            </w:tcBorders>
            <w:shd w:val="clear" w:color="auto" w:fill="auto"/>
            <w:vAlign w:val="center"/>
          </w:tcPr>
          <w:p w14:paraId="264289BE" w14:textId="77777777" w:rsidR="00862E3D" w:rsidRPr="00A156A2" w:rsidRDefault="00862E3D" w:rsidP="00862E3D">
            <w:pPr>
              <w:rPr>
                <w:rFonts w:ascii="Calibri" w:hAnsi="Calibri" w:cs="Calibri"/>
                <w:strike/>
                <w:sz w:val="22"/>
                <w:szCs w:val="22"/>
              </w:rPr>
            </w:pPr>
            <w:r w:rsidRPr="00A156A2">
              <w:rPr>
                <w:rFonts w:ascii="Calibri" w:hAnsi="Calibri" w:cs="Calibri"/>
                <w:strike/>
                <w:sz w:val="22"/>
                <w:szCs w:val="22"/>
              </w:rPr>
              <w:t>Material document Qty</w:t>
            </w:r>
            <w:r>
              <w:rPr>
                <w:rFonts w:ascii="Calibri" w:hAnsi="Calibri" w:cs="Calibri"/>
                <w:strike/>
                <w:sz w:val="22"/>
                <w:szCs w:val="22"/>
              </w:rPr>
              <w:t xml:space="preserve"> (Received or Consumed)</w:t>
            </w:r>
          </w:p>
        </w:tc>
      </w:tr>
    </w:tbl>
    <w:p w14:paraId="78D10CB5" w14:textId="77777777" w:rsidR="00D11EC6" w:rsidRDefault="00D11EC6" w:rsidP="00293FA6">
      <w:pPr>
        <w:pStyle w:val="NoSpacing"/>
        <w:jc w:val="both"/>
        <w:rPr>
          <w:rFonts w:eastAsia="Times New Roman" w:cs="Calibri"/>
          <w:color w:val="000000"/>
          <w:highlight w:val="cyan"/>
        </w:rPr>
      </w:pPr>
    </w:p>
    <w:p w14:paraId="06E17CEF" w14:textId="77777777" w:rsidR="009C2BE7" w:rsidRDefault="009C2BE7" w:rsidP="00293FA6">
      <w:pPr>
        <w:pStyle w:val="NoSpacing"/>
        <w:jc w:val="both"/>
        <w:rPr>
          <w:rFonts w:eastAsia="Times New Roman" w:cs="Calibri"/>
          <w:color w:val="000000"/>
          <w:highlight w:val="cyan"/>
        </w:rPr>
      </w:pPr>
    </w:p>
    <w:p w14:paraId="138295FF" w14:textId="77777777" w:rsidR="00A156A2" w:rsidRDefault="00A156A2" w:rsidP="00293FA6">
      <w:pPr>
        <w:pStyle w:val="NoSpacing"/>
        <w:jc w:val="both"/>
        <w:rPr>
          <w:rFonts w:eastAsia="Times New Roman" w:cs="Calibri"/>
          <w:color w:val="000000"/>
          <w:highlight w:val="cyan"/>
        </w:rPr>
      </w:pPr>
    </w:p>
    <w:p w14:paraId="13C121D2" w14:textId="77777777" w:rsidR="009C2BE7" w:rsidRDefault="009C2BE7" w:rsidP="00293FA6">
      <w:pPr>
        <w:pStyle w:val="NoSpacing"/>
        <w:jc w:val="both"/>
        <w:rPr>
          <w:rFonts w:eastAsia="Times New Roman" w:cs="Calibri"/>
          <w:color w:val="000000"/>
          <w:highlight w:val="cyan"/>
        </w:rPr>
      </w:pPr>
    </w:p>
    <w:p w14:paraId="733B2205" w14:textId="77777777" w:rsidR="00293FA6" w:rsidRDefault="00702F6E" w:rsidP="00293FA6">
      <w:pPr>
        <w:pStyle w:val="NoSpacing"/>
        <w:jc w:val="both"/>
        <w:rPr>
          <w:rFonts w:eastAsia="Times New Roman" w:cs="Calibri"/>
          <w:b/>
          <w:color w:val="000000"/>
          <w:sz w:val="32"/>
          <w:szCs w:val="32"/>
        </w:rPr>
      </w:pPr>
      <w:r w:rsidRPr="00B67878">
        <w:rPr>
          <w:rFonts w:eastAsia="Times New Roman" w:cs="Calibri"/>
          <w:b/>
          <w:color w:val="000000"/>
          <w:sz w:val="32"/>
          <w:szCs w:val="32"/>
          <w:highlight w:val="cyan"/>
        </w:rPr>
        <w:t>Logic:</w:t>
      </w:r>
    </w:p>
    <w:p w14:paraId="3E950484" w14:textId="77777777" w:rsidR="004D6FE8" w:rsidRPr="00B67878" w:rsidRDefault="004D6FE8" w:rsidP="00293FA6">
      <w:pPr>
        <w:pStyle w:val="NoSpacing"/>
        <w:jc w:val="both"/>
        <w:rPr>
          <w:rFonts w:eastAsia="Times New Roman" w:cs="Calibri"/>
          <w:b/>
          <w:color w:val="000000"/>
          <w:sz w:val="32"/>
          <w:szCs w:val="32"/>
        </w:rPr>
      </w:pPr>
    </w:p>
    <w:p w14:paraId="75DB089A" w14:textId="77777777" w:rsidR="00D11EC6" w:rsidRDefault="00D21CA3" w:rsidP="00F56423">
      <w:pPr>
        <w:pStyle w:val="NoSpacing"/>
        <w:numPr>
          <w:ilvl w:val="0"/>
          <w:numId w:val="25"/>
        </w:numPr>
        <w:jc w:val="both"/>
      </w:pPr>
      <w:r w:rsidRPr="00B67878">
        <w:t xml:space="preserve">Based on Company code enter </w:t>
      </w:r>
      <w:r w:rsidR="00F56423">
        <w:t xml:space="preserve">in the selection screen </w:t>
      </w:r>
      <w:r w:rsidRPr="00B67878">
        <w:t>list out all plants using table T001</w:t>
      </w:r>
      <w:proofErr w:type="gramStart"/>
      <w:r w:rsidRPr="00B67878">
        <w:t>k .</w:t>
      </w:r>
      <w:proofErr w:type="gramEnd"/>
      <w:r w:rsidRPr="00B67878">
        <w:t xml:space="preserve"> If </w:t>
      </w:r>
      <w:r w:rsidR="00F56423">
        <w:t>also plant enter in selection screen cross check plant belongs company code if</w:t>
      </w:r>
      <w:r w:rsidR="006D56B5">
        <w:t xml:space="preserve"> it is</w:t>
      </w:r>
      <w:r w:rsidR="00F56423">
        <w:t xml:space="preserve"> not </w:t>
      </w:r>
      <w:proofErr w:type="gramStart"/>
      <w:r w:rsidR="00F56423">
        <w:t>give</w:t>
      </w:r>
      <w:proofErr w:type="gramEnd"/>
      <w:r w:rsidR="00F56423">
        <w:t xml:space="preserve"> </w:t>
      </w:r>
      <w:r w:rsidR="006D56B5">
        <w:t xml:space="preserve">a </w:t>
      </w:r>
      <w:r w:rsidR="00F56423">
        <w:t>message</w:t>
      </w:r>
      <w:r w:rsidR="00F459B1">
        <w:t xml:space="preserve"> plant doesn’t belong to Company code</w:t>
      </w:r>
      <w:r w:rsidR="00F56423">
        <w:t>. if yes then go with those Plants enter in section screen</w:t>
      </w:r>
      <w:r w:rsidRPr="00B67878">
        <w:t xml:space="preserve">. If Material is </w:t>
      </w:r>
      <w:proofErr w:type="gramStart"/>
      <w:r w:rsidRPr="00B67878">
        <w:t>enter</w:t>
      </w:r>
      <w:proofErr w:type="gramEnd"/>
      <w:r w:rsidRPr="00B67878">
        <w:t xml:space="preserve"> then look for </w:t>
      </w:r>
      <w:r w:rsidR="00F56423">
        <w:t xml:space="preserve">only subcon </w:t>
      </w:r>
      <w:r w:rsidRPr="00B67878">
        <w:t xml:space="preserve">PO’s related to that material in </w:t>
      </w:r>
      <w:r w:rsidR="00F56423">
        <w:t xml:space="preserve">EKPO AND </w:t>
      </w:r>
      <w:r w:rsidRPr="00B67878">
        <w:t>EKBE table</w:t>
      </w:r>
      <w:r w:rsidR="00F459B1">
        <w:t>, If in case give a message no valid Subcon PO found in the Company code/Plant</w:t>
      </w:r>
      <w:r w:rsidRPr="00B67878">
        <w:t xml:space="preserve">. If PO is also </w:t>
      </w:r>
      <w:proofErr w:type="gramStart"/>
      <w:r w:rsidR="004D6FE8">
        <w:t>enter</w:t>
      </w:r>
      <w:proofErr w:type="gramEnd"/>
      <w:r w:rsidR="004D6FE8">
        <w:t xml:space="preserve"> </w:t>
      </w:r>
      <w:r w:rsidRPr="00B67878">
        <w:t xml:space="preserve">check whether it is True Subcon PO (True Subcon PO is where </w:t>
      </w:r>
      <w:r w:rsidR="004D6FE8">
        <w:t xml:space="preserve">Item Cat = 3; </w:t>
      </w:r>
      <w:r w:rsidRPr="00B67878">
        <w:t>Net Price &lt;&gt;Zero)</w:t>
      </w:r>
      <w:r w:rsidR="00F459B1">
        <w:t>, If it not valid sub-con PO then then give message it is not Valid sub-Con PO</w:t>
      </w:r>
      <w:r w:rsidRPr="00B67878">
        <w:t>.</w:t>
      </w:r>
    </w:p>
    <w:p w14:paraId="6EE5F52D" w14:textId="77777777" w:rsidR="00D11EC6" w:rsidRPr="00B67878" w:rsidRDefault="00D11EC6" w:rsidP="00D11EC6">
      <w:pPr>
        <w:pStyle w:val="NoSpacing"/>
        <w:jc w:val="both"/>
      </w:pPr>
    </w:p>
    <w:p w14:paraId="06FBBBA8" w14:textId="0CD90386" w:rsidR="00DF1431" w:rsidRDefault="008F3438" w:rsidP="00F64FB9">
      <w:pPr>
        <w:pStyle w:val="NoSpacing"/>
        <w:ind w:left="90"/>
        <w:jc w:val="both"/>
        <w:rPr>
          <w:noProof/>
        </w:rPr>
      </w:pPr>
      <w:r>
        <w:lastRenderedPageBreak/>
        <w:t xml:space="preserve">Based on the </w:t>
      </w:r>
      <w:r w:rsidR="009F506A">
        <w:t>Posting date</w:t>
      </w:r>
      <w:r w:rsidR="00D21CA3">
        <w:t xml:space="preserve"> and plant information</w:t>
      </w:r>
      <w:r w:rsidR="009F506A">
        <w:t xml:space="preserve"> </w:t>
      </w:r>
      <w:proofErr w:type="spellStart"/>
      <w:r w:rsidR="009F506A">
        <w:t>goto</w:t>
      </w:r>
      <w:proofErr w:type="spellEnd"/>
      <w:r w:rsidR="00D21CA3">
        <w:t xml:space="preserve"> EKBE table and fetch PO’s and Material Document</w:t>
      </w:r>
      <w:r w:rsidR="004D6FE8">
        <w:t xml:space="preserve"> (Where HCT = E AND O) and INVOICE Doc (Where HCT =Q</w:t>
      </w:r>
      <w:proofErr w:type="gramStart"/>
      <w:r w:rsidR="004D6FE8">
        <w:t xml:space="preserve">) </w:t>
      </w:r>
      <w:r w:rsidR="00D21CA3">
        <w:t>.</w:t>
      </w:r>
      <w:proofErr w:type="gramEnd"/>
      <w:r w:rsidR="00F56423">
        <w:t xml:space="preserve"> Sort by Material doc and year</w:t>
      </w:r>
      <w:r w:rsidR="00B716D9">
        <w:t>.</w:t>
      </w:r>
      <w:r w:rsidR="00730AEE">
        <w:rPr>
          <w:noProof/>
        </w:rPr>
        <w:drawing>
          <wp:inline distT="0" distB="0" distL="0" distR="0" wp14:anchorId="581E1C22" wp14:editId="4097A999">
            <wp:extent cx="5943600" cy="23526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025ADCB3" w14:textId="77777777" w:rsidR="009F506A" w:rsidRPr="00B67878" w:rsidRDefault="00475628" w:rsidP="00293FA6">
      <w:pPr>
        <w:pStyle w:val="Heading1"/>
        <w:numPr>
          <w:ilvl w:val="0"/>
          <w:numId w:val="25"/>
        </w:numPr>
        <w:rPr>
          <w:b w:val="0"/>
        </w:rPr>
      </w:pPr>
      <w:r>
        <w:rPr>
          <w:b w:val="0"/>
        </w:rPr>
        <w:t>Take all those PO’s and pass to EKPO Table to check whether</w:t>
      </w:r>
      <w:r w:rsidR="00D21CA3" w:rsidRPr="00B67878">
        <w:rPr>
          <w:b w:val="0"/>
        </w:rPr>
        <w:t xml:space="preserve"> </w:t>
      </w:r>
      <w:r w:rsidR="00DF1431" w:rsidRPr="00B67878">
        <w:rPr>
          <w:b w:val="0"/>
        </w:rPr>
        <w:t>PO net price &lt;&gt; Zero</w:t>
      </w:r>
      <w:r w:rsidR="00B67878">
        <w:rPr>
          <w:b w:val="0"/>
        </w:rPr>
        <w:t xml:space="preserve"> and Subcon Indicator &lt;EKPO-PSTYP&gt;= </w:t>
      </w:r>
      <w:r w:rsidR="00232055">
        <w:rPr>
          <w:b w:val="0"/>
        </w:rPr>
        <w:t>3</w:t>
      </w:r>
      <w:r w:rsidR="00B67878">
        <w:rPr>
          <w:b w:val="0"/>
        </w:rPr>
        <w:t xml:space="preserve"> </w:t>
      </w:r>
      <w:r w:rsidR="00DF1431" w:rsidRPr="00B67878">
        <w:rPr>
          <w:b w:val="0"/>
        </w:rPr>
        <w:t>then Consider those PO’s</w:t>
      </w:r>
      <w:r w:rsidR="00B67878">
        <w:rPr>
          <w:b w:val="0"/>
        </w:rPr>
        <w:t xml:space="preserve">. </w:t>
      </w:r>
      <w:r w:rsidR="005905EC">
        <w:rPr>
          <w:b w:val="0"/>
        </w:rPr>
        <w:t xml:space="preserve"> </w:t>
      </w:r>
      <w:r w:rsidR="00B67878">
        <w:rPr>
          <w:b w:val="0"/>
        </w:rPr>
        <w:t xml:space="preserve">Rest of the PO’s needs to </w:t>
      </w:r>
      <w:r w:rsidR="005905EC">
        <w:rPr>
          <w:b w:val="0"/>
        </w:rPr>
        <w:t xml:space="preserve">be </w:t>
      </w:r>
      <w:r w:rsidR="000A2A05">
        <w:rPr>
          <w:b w:val="0"/>
        </w:rPr>
        <w:t>i</w:t>
      </w:r>
      <w:r w:rsidR="00B67878">
        <w:rPr>
          <w:b w:val="0"/>
        </w:rPr>
        <w:t>gnore</w:t>
      </w:r>
      <w:r w:rsidR="005905EC">
        <w:rPr>
          <w:b w:val="0"/>
        </w:rPr>
        <w:t>.</w:t>
      </w:r>
    </w:p>
    <w:p w14:paraId="72D16922" w14:textId="257EAEF2" w:rsidR="000F29F5" w:rsidRDefault="00293FA6" w:rsidP="000F29F5">
      <w:pPr>
        <w:pStyle w:val="Heading1"/>
        <w:numPr>
          <w:ilvl w:val="0"/>
          <w:numId w:val="0"/>
        </w:numPr>
        <w:rPr>
          <w:noProof/>
        </w:rPr>
      </w:pPr>
      <w:r w:rsidRPr="6E84FC51">
        <w:rPr>
          <w:b w:val="0"/>
          <w:noProof/>
        </w:rPr>
        <w:t xml:space="preserve">             </w:t>
      </w:r>
      <w:r w:rsidR="00730AEE">
        <w:rPr>
          <w:noProof/>
        </w:rPr>
        <w:drawing>
          <wp:inline distT="0" distB="0" distL="0" distR="0" wp14:anchorId="162A20BE" wp14:editId="4D14ECDD">
            <wp:extent cx="5943600" cy="10191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p>
    <w:p w14:paraId="66BB40B3" w14:textId="77777777" w:rsidR="000F29F5" w:rsidRPr="000F29F5" w:rsidRDefault="000F29F5" w:rsidP="000F29F5">
      <w:pPr>
        <w:pStyle w:val="Heading1"/>
        <w:numPr>
          <w:ilvl w:val="0"/>
          <w:numId w:val="0"/>
        </w:numPr>
        <w:rPr>
          <w:b w:val="0"/>
        </w:rPr>
      </w:pPr>
    </w:p>
    <w:p w14:paraId="38AE13D4" w14:textId="77777777" w:rsidR="00F56423" w:rsidRPr="000F29F5" w:rsidRDefault="00F56423" w:rsidP="000F29F5">
      <w:pPr>
        <w:pStyle w:val="Heading1"/>
        <w:numPr>
          <w:ilvl w:val="0"/>
          <w:numId w:val="0"/>
        </w:numPr>
        <w:rPr>
          <w:b w:val="0"/>
        </w:rPr>
      </w:pPr>
      <w:r w:rsidRPr="000F29F5">
        <w:rPr>
          <w:b w:val="0"/>
        </w:rPr>
        <w:t>To fetch PO Currency</w:t>
      </w:r>
    </w:p>
    <w:p w14:paraId="093B8F13" w14:textId="0A6B4CC3" w:rsidR="00F56423" w:rsidRPr="00F56423" w:rsidRDefault="00730AEE" w:rsidP="00F56423">
      <w:r>
        <w:rPr>
          <w:noProof/>
        </w:rPr>
        <w:drawing>
          <wp:inline distT="0" distB="0" distL="0" distR="0" wp14:anchorId="6936CB13" wp14:editId="0C5E1F07">
            <wp:extent cx="5943600" cy="12763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14:paraId="4CEC8453" w14:textId="77777777" w:rsidR="005905EC" w:rsidRPr="005905EC" w:rsidRDefault="005905EC" w:rsidP="005905EC"/>
    <w:p w14:paraId="289D3560" w14:textId="77777777" w:rsidR="005905EC" w:rsidRDefault="005905EC" w:rsidP="00F56423">
      <w:pPr>
        <w:numPr>
          <w:ilvl w:val="0"/>
          <w:numId w:val="25"/>
        </w:numPr>
      </w:pPr>
      <w:r>
        <w:t>To get the Accounting document numbers</w:t>
      </w:r>
      <w:r w:rsidR="00E0126D">
        <w:t xml:space="preserve"> for each Valid Subcon PO we should </w:t>
      </w:r>
      <w:r>
        <w:t>pass Company code,</w:t>
      </w:r>
      <w:r w:rsidR="00E0126D">
        <w:t xml:space="preserve"> Year,</w:t>
      </w:r>
      <w:r>
        <w:t xml:space="preserve"> Posting date range f</w:t>
      </w:r>
      <w:r w:rsidR="00E0126D">
        <w:t>or each</w:t>
      </w:r>
      <w:r>
        <w:t xml:space="preserve">, Document type from selection fields and </w:t>
      </w:r>
      <w:proofErr w:type="spellStart"/>
      <w:r>
        <w:t>Refrence</w:t>
      </w:r>
      <w:proofErr w:type="spellEnd"/>
      <w:r>
        <w:t xml:space="preserve"> Doc number &lt;</w:t>
      </w:r>
      <w:r w:rsidR="00F56423">
        <w:t xml:space="preserve">Sorted Material Doc and year </w:t>
      </w:r>
      <w:r>
        <w:t>combine from EKBE TABLE</w:t>
      </w:r>
      <w:r w:rsidR="00232055">
        <w:t xml:space="preserve"> WHERE EKBE-</w:t>
      </w:r>
      <w:r w:rsidR="00F56423">
        <w:t>BWET</w:t>
      </w:r>
      <w:r w:rsidR="00232055">
        <w:t xml:space="preserve">= E </w:t>
      </w:r>
      <w:r w:rsidR="00E0126D">
        <w:t>Q and</w:t>
      </w:r>
      <w:r w:rsidR="00232055">
        <w:t xml:space="preserve"> O</w:t>
      </w:r>
      <w:r>
        <w:t xml:space="preserve">&gt; and pass to BKPF table to get Accounting Document number, </w:t>
      </w:r>
      <w:r w:rsidR="00E0126D">
        <w:t xml:space="preserve">Period, </w:t>
      </w:r>
      <w:r>
        <w:t xml:space="preserve">Year and </w:t>
      </w:r>
      <w:r w:rsidR="00E0126D">
        <w:t>Doc types.</w:t>
      </w:r>
      <w:r>
        <w:t xml:space="preserve"> </w:t>
      </w:r>
    </w:p>
    <w:p w14:paraId="321579D2" w14:textId="77777777" w:rsidR="000F29F5" w:rsidRDefault="000F29F5" w:rsidP="000F29F5"/>
    <w:p w14:paraId="7CEF2DE0" w14:textId="686E6E91" w:rsidR="005D15E1" w:rsidRDefault="00730AEE" w:rsidP="005D15E1">
      <w:r>
        <w:rPr>
          <w:noProof/>
        </w:rPr>
        <w:lastRenderedPageBreak/>
        <w:drawing>
          <wp:inline distT="0" distB="0" distL="0" distR="0" wp14:anchorId="76197EA0" wp14:editId="29DDB0F4">
            <wp:extent cx="5943600" cy="26955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7EBFDA3D" w14:textId="77777777" w:rsidR="005905EC" w:rsidRDefault="005905EC" w:rsidP="005905EC"/>
    <w:p w14:paraId="21245DB5" w14:textId="77777777" w:rsidR="00E60A4B" w:rsidRDefault="00826DFA" w:rsidP="00826DFA">
      <w:pPr>
        <w:numPr>
          <w:ilvl w:val="0"/>
          <w:numId w:val="25"/>
        </w:numPr>
      </w:pPr>
      <w:r>
        <w:t>F</w:t>
      </w:r>
      <w:r w:rsidR="00B716D9">
        <w:t>rom</w:t>
      </w:r>
      <w:r>
        <w:t xml:space="preserve"> BKPF </w:t>
      </w:r>
      <w:r w:rsidR="003C6AAD">
        <w:t xml:space="preserve">for each PO </w:t>
      </w:r>
      <w:r w:rsidR="005E62B7">
        <w:t>p</w:t>
      </w:r>
      <w:r w:rsidR="00B67878">
        <w:t xml:space="preserve">ass </w:t>
      </w:r>
      <w:r w:rsidR="005E62B7">
        <w:t>a</w:t>
      </w:r>
      <w:r w:rsidR="00B67878">
        <w:t>bove</w:t>
      </w:r>
      <w:r w:rsidR="00E60A4B">
        <w:t xml:space="preserve"> </w:t>
      </w:r>
      <w:r w:rsidR="00CA538C">
        <w:t xml:space="preserve">each </w:t>
      </w:r>
      <w:r w:rsidR="005D15E1">
        <w:t>Accounting document number</w:t>
      </w:r>
      <w:r w:rsidR="003C6AAD">
        <w:t>,</w:t>
      </w:r>
      <w:r w:rsidR="00E60A4B">
        <w:t xml:space="preserve"> Year,</w:t>
      </w:r>
      <w:r w:rsidR="00B67878">
        <w:t xml:space="preserve"> Company codes and GL’s</w:t>
      </w:r>
      <w:r w:rsidR="005905EC">
        <w:t xml:space="preserve"> from Selection screen</w:t>
      </w:r>
      <w:r w:rsidR="00B67878">
        <w:t xml:space="preserve"> to the BSEG table to get the transaction information</w:t>
      </w:r>
      <w:r w:rsidR="005D15E1">
        <w:t>.</w:t>
      </w:r>
      <w:r w:rsidR="00164926">
        <w:t xml:space="preserve"> </w:t>
      </w:r>
      <w:r w:rsidR="007F5508">
        <w:t xml:space="preserve"> And then go for next</w:t>
      </w:r>
      <w:r w:rsidR="00E0126D">
        <w:t xml:space="preserve"> </w:t>
      </w:r>
      <w:r w:rsidR="003C6AAD">
        <w:t xml:space="preserve">Acc doc no#. </w:t>
      </w:r>
      <w:r w:rsidR="003172BC">
        <w:t>After going through all Acc doc no then</w:t>
      </w:r>
      <w:r w:rsidR="003C6AAD">
        <w:t xml:space="preserve"> summarize amount by PO and Item </w:t>
      </w:r>
      <w:r w:rsidR="007F5508">
        <w:t xml:space="preserve">to get </w:t>
      </w:r>
      <w:r w:rsidR="003172BC">
        <w:t>Total</w:t>
      </w:r>
      <w:r w:rsidR="007F5508">
        <w:t xml:space="preserve"> information and </w:t>
      </w:r>
      <w:r w:rsidR="003172BC">
        <w:t>then go for next PO</w:t>
      </w:r>
      <w:r w:rsidR="007F5508">
        <w:t>.</w:t>
      </w:r>
    </w:p>
    <w:p w14:paraId="0B2BB2DD" w14:textId="77777777" w:rsidR="003C6AAD" w:rsidRDefault="003C6AAD" w:rsidP="003C6AAD"/>
    <w:p w14:paraId="26796E0D" w14:textId="77777777" w:rsidR="007F68C6" w:rsidRDefault="007F68C6" w:rsidP="007F68C6">
      <w:r>
        <w:t xml:space="preserve">DMBTR – </w:t>
      </w:r>
      <w:proofErr w:type="gramStart"/>
      <w:r>
        <w:t>LC ;</w:t>
      </w:r>
      <w:proofErr w:type="gramEnd"/>
      <w:r>
        <w:t xml:space="preserve"> DMBE2 -GC and SH</w:t>
      </w:r>
      <w:r w:rsidR="00CA538C">
        <w:t>KZG – H means Credit (-) and S means Debits (+) sum it up based on the Debits and credits</w:t>
      </w:r>
    </w:p>
    <w:p w14:paraId="1B7FB12E" w14:textId="77777777" w:rsidR="003C6AAD" w:rsidRDefault="003C6AAD" w:rsidP="007F68C6"/>
    <w:p w14:paraId="0CBCFDFE" w14:textId="77777777" w:rsidR="00353043" w:rsidRDefault="003C6AAD" w:rsidP="00353043">
      <w:r>
        <w:t xml:space="preserve">While going through each </w:t>
      </w:r>
      <w:proofErr w:type="spellStart"/>
      <w:r>
        <w:t>Acount</w:t>
      </w:r>
      <w:proofErr w:type="spellEnd"/>
      <w:r>
        <w:t xml:space="preserve"> document number </w:t>
      </w:r>
      <w:r w:rsidR="003172BC">
        <w:t xml:space="preserve">do </w:t>
      </w:r>
      <w:r w:rsidR="00CA538C">
        <w:t xml:space="preserve">Subtotal Amounts by </w:t>
      </w:r>
      <w:r>
        <w:t xml:space="preserve">Acc doc number </w:t>
      </w:r>
      <w:r w:rsidR="00CA538C">
        <w:t>and GL A</w:t>
      </w:r>
      <w:r w:rsidR="003172BC">
        <w:t>ccount</w:t>
      </w:r>
      <w:r w:rsidR="00CA538C">
        <w:t xml:space="preserve"> and fill the buckets of Material Received (BSV)/</w:t>
      </w:r>
      <w:r w:rsidR="005E62B7">
        <w:t xml:space="preserve">Material </w:t>
      </w:r>
      <w:r w:rsidR="00CA538C">
        <w:t xml:space="preserve">Consumed GBB and Sub con Fee FRL/FRN and </w:t>
      </w:r>
      <w:r>
        <w:t>then go for next accounting Doc number and so on</w:t>
      </w:r>
      <w:r w:rsidR="003172BC">
        <w:t>. And,</w:t>
      </w:r>
      <w:r w:rsidR="00CA538C">
        <w:t xml:space="preserve"> at the End</w:t>
      </w:r>
      <w:r w:rsidR="005E62B7">
        <w:t xml:space="preserve"> </w:t>
      </w:r>
      <w:r w:rsidR="003172BC">
        <w:t>subtotal for</w:t>
      </w:r>
      <w:r w:rsidR="005E62B7">
        <w:t xml:space="preserve"> Each PO and item</w:t>
      </w:r>
      <w:r w:rsidR="00CA538C">
        <w:t>.</w:t>
      </w:r>
    </w:p>
    <w:p w14:paraId="4968A94D" w14:textId="77777777" w:rsidR="004B5D62" w:rsidRDefault="004B5D62" w:rsidP="00353043"/>
    <w:p w14:paraId="4F33D95F" w14:textId="77777777" w:rsidR="004B5D62" w:rsidRDefault="004B5D62" w:rsidP="004B5D62">
      <w:pPr>
        <w:rPr>
          <w:noProof/>
        </w:rPr>
      </w:pPr>
      <w:r>
        <w:rPr>
          <w:noProof/>
        </w:rPr>
        <w:t xml:space="preserve">Make sure BSEG Account doc </w:t>
      </w:r>
      <w:r w:rsidRPr="00B716D9">
        <w:rPr>
          <w:noProof/>
          <w:highlight w:val="yellow"/>
        </w:rPr>
        <w:t>Materials</w:t>
      </w:r>
      <w:r>
        <w:rPr>
          <w:noProof/>
        </w:rPr>
        <w:t xml:space="preserve"> tied </w:t>
      </w:r>
      <w:r w:rsidR="005E62B7">
        <w:rPr>
          <w:noProof/>
        </w:rPr>
        <w:t xml:space="preserve">to EKET Material doc </w:t>
      </w:r>
      <w:r w:rsidR="00B716D9">
        <w:rPr>
          <w:noProof/>
          <w:highlight w:val="yellow"/>
        </w:rPr>
        <w:t>M</w:t>
      </w:r>
      <w:r w:rsidR="005E62B7" w:rsidRPr="00B716D9">
        <w:rPr>
          <w:noProof/>
          <w:highlight w:val="yellow"/>
        </w:rPr>
        <w:t>aterials</w:t>
      </w:r>
      <w:r w:rsidR="005E62B7">
        <w:rPr>
          <w:noProof/>
        </w:rPr>
        <w:t xml:space="preserve"> </w:t>
      </w:r>
      <w:r>
        <w:rPr>
          <w:noProof/>
        </w:rPr>
        <w:t>each other while showing the Amounts in each bucket.</w:t>
      </w:r>
    </w:p>
    <w:p w14:paraId="1326E8A8" w14:textId="77777777" w:rsidR="00B716D9" w:rsidRDefault="00B716D9" w:rsidP="004B5D62">
      <w:pPr>
        <w:rPr>
          <w:noProof/>
        </w:rPr>
      </w:pPr>
    </w:p>
    <w:p w14:paraId="56B83206" w14:textId="77777777" w:rsidR="00B716D9" w:rsidRDefault="00B716D9" w:rsidP="00B716D9">
      <w:pPr>
        <w:rPr>
          <w:noProof/>
        </w:rPr>
      </w:pPr>
      <w:r>
        <w:t>Output should be summarized based upon PO and PO item</w:t>
      </w:r>
      <w:r w:rsidRPr="00B716D9">
        <w:rPr>
          <w:noProof/>
        </w:rPr>
        <w:t xml:space="preserve"> </w:t>
      </w:r>
      <w:r>
        <w:rPr>
          <w:noProof/>
        </w:rPr>
        <w:t>and show in different color. Complete Layout shown in Report Output</w:t>
      </w:r>
    </w:p>
    <w:p w14:paraId="7363E479" w14:textId="77777777" w:rsidR="00B716D9" w:rsidRDefault="00B716D9" w:rsidP="00B716D9">
      <w:pPr>
        <w:pStyle w:val="ListParagraph"/>
        <w:ind w:left="0"/>
        <w:contextualSpacing/>
      </w:pPr>
    </w:p>
    <w:p w14:paraId="5A40DD0F" w14:textId="77777777" w:rsidR="00E031B9" w:rsidRDefault="00E031B9" w:rsidP="00B716D9">
      <w:pPr>
        <w:pStyle w:val="ListParagraph"/>
        <w:ind w:left="0"/>
        <w:contextualSpacing/>
      </w:pPr>
      <w:r>
        <w:t xml:space="preserve">Version 5.0: </w:t>
      </w:r>
      <w:r w:rsidRPr="00E031B9">
        <w:t>INC06340089: Fiscal year mismatch b/w Mat doc and Accounting doc</w:t>
      </w:r>
    </w:p>
    <w:p w14:paraId="056D5FE5" w14:textId="77777777" w:rsidR="00892119" w:rsidRDefault="00892119" w:rsidP="00B716D9">
      <w:pPr>
        <w:pStyle w:val="ListParagraph"/>
        <w:ind w:left="0"/>
        <w:contextualSpacing/>
      </w:pPr>
    </w:p>
    <w:p w14:paraId="500486B1" w14:textId="0708DA32" w:rsidR="00892119" w:rsidRDefault="00E031B9" w:rsidP="00B716D9">
      <w:pPr>
        <w:pStyle w:val="ListParagraph"/>
        <w:ind w:left="0"/>
        <w:contextualSpacing/>
      </w:pPr>
      <w:r>
        <w:t>Adding extra logic to convert material document posting date to AMAT Fiscal year so that report can pull all the relevant accounting documents belongs to materials document posting date.</w:t>
      </w:r>
    </w:p>
    <w:p w14:paraId="79A75A7F" w14:textId="2447AC08" w:rsidR="00AA7547" w:rsidRDefault="00AA7547" w:rsidP="00B716D9">
      <w:pPr>
        <w:pStyle w:val="ListParagraph"/>
        <w:ind w:left="0"/>
        <w:contextualSpacing/>
      </w:pPr>
    </w:p>
    <w:p w14:paraId="6C9F65FA" w14:textId="77D316E6" w:rsidR="00AA7547" w:rsidRDefault="00AA7547" w:rsidP="00B716D9">
      <w:pPr>
        <w:pStyle w:val="ListParagraph"/>
        <w:ind w:left="0"/>
        <w:contextualSpacing/>
      </w:pPr>
      <w:r>
        <w:t>Adding Save button to ALV layout</w:t>
      </w:r>
    </w:p>
    <w:p w14:paraId="58B01E79" w14:textId="73CA7B10" w:rsidR="00892119" w:rsidRDefault="00730AEE" w:rsidP="00B716D9">
      <w:pPr>
        <w:pStyle w:val="ListParagraph"/>
        <w:ind w:left="0"/>
        <w:contextualSpacing/>
      </w:pPr>
      <w:r>
        <w:rPr>
          <w:noProof/>
        </w:rPr>
        <w:lastRenderedPageBreak/>
        <w:drawing>
          <wp:inline distT="0" distB="0" distL="0" distR="0" wp14:anchorId="4B1BC173" wp14:editId="6121C524">
            <wp:extent cx="5943600" cy="31242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778DF08E" w14:textId="77777777" w:rsidR="00892119" w:rsidRDefault="00892119" w:rsidP="00B716D9">
      <w:pPr>
        <w:pStyle w:val="ListParagraph"/>
        <w:ind w:left="0"/>
        <w:contextualSpacing/>
      </w:pPr>
    </w:p>
    <w:p w14:paraId="1B52674E" w14:textId="77777777" w:rsidR="00892119" w:rsidRDefault="00892119" w:rsidP="00B716D9">
      <w:pPr>
        <w:pStyle w:val="ListParagraph"/>
        <w:ind w:left="0"/>
        <w:contextualSpacing/>
      </w:pPr>
    </w:p>
    <w:p w14:paraId="4351EE95" w14:textId="77777777" w:rsidR="00892119" w:rsidRDefault="00892119" w:rsidP="00B716D9">
      <w:pPr>
        <w:pStyle w:val="ListParagraph"/>
        <w:ind w:left="0"/>
        <w:contextualSpacing/>
      </w:pPr>
    </w:p>
    <w:p w14:paraId="393A9C67" w14:textId="77777777" w:rsidR="00892119" w:rsidRDefault="00892119" w:rsidP="00B716D9">
      <w:pPr>
        <w:pStyle w:val="ListParagraph"/>
        <w:ind w:left="0"/>
        <w:contextualSpacing/>
        <w:rPr>
          <w:noProof/>
        </w:rPr>
      </w:pPr>
      <w:r>
        <w:t xml:space="preserve">Version 4.0: Defect# 4464: Even though some of the Amounts is </w:t>
      </w:r>
      <w:proofErr w:type="gramStart"/>
      <w:r>
        <w:t>Zero..</w:t>
      </w:r>
      <w:proofErr w:type="gramEnd"/>
      <w:r>
        <w:t xml:space="preserve"> still we need to </w:t>
      </w:r>
      <w:proofErr w:type="gramStart"/>
      <w:r>
        <w:t>summarized</w:t>
      </w:r>
      <w:proofErr w:type="gramEnd"/>
      <w:r>
        <w:t xml:space="preserve"> based upon PO and PO item</w:t>
      </w:r>
      <w:r w:rsidRPr="00B716D9">
        <w:rPr>
          <w:noProof/>
        </w:rPr>
        <w:t xml:space="preserve"> </w:t>
      </w:r>
      <w:r>
        <w:rPr>
          <w:noProof/>
        </w:rPr>
        <w:t>and show in different color. Complete Layout shown in Report Output</w:t>
      </w:r>
    </w:p>
    <w:p w14:paraId="188EDFD5" w14:textId="1FC41AC6" w:rsidR="00892119" w:rsidRDefault="00730AEE" w:rsidP="00B716D9">
      <w:pPr>
        <w:pStyle w:val="ListParagraph"/>
        <w:ind w:left="0"/>
        <w:contextualSpacing/>
      </w:pPr>
      <w:r>
        <w:rPr>
          <w:noProof/>
        </w:rPr>
        <w:drawing>
          <wp:inline distT="0" distB="0" distL="0" distR="0" wp14:anchorId="02D94667" wp14:editId="42558255">
            <wp:extent cx="5657850" cy="286702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7850" cy="2867025"/>
                    </a:xfrm>
                    <a:prstGeom prst="rect">
                      <a:avLst/>
                    </a:prstGeom>
                  </pic:spPr>
                </pic:pic>
              </a:graphicData>
            </a:graphic>
          </wp:inline>
        </w:drawing>
      </w:r>
    </w:p>
    <w:p w14:paraId="3C2D9BA3" w14:textId="77777777" w:rsidR="00892119" w:rsidRPr="000C14EC" w:rsidRDefault="00892119" w:rsidP="00B716D9">
      <w:pPr>
        <w:pStyle w:val="ListParagraph"/>
        <w:ind w:left="0"/>
        <w:contextualSpacing/>
      </w:pPr>
    </w:p>
    <w:p w14:paraId="3CB88AF7" w14:textId="265A64DF" w:rsidR="0005336D" w:rsidRDefault="00730AEE" w:rsidP="004B5D62">
      <w:pPr>
        <w:rPr>
          <w:noProof/>
        </w:rPr>
      </w:pPr>
      <w:r>
        <w:rPr>
          <w:noProof/>
        </w:rPr>
        <w:lastRenderedPageBreak/>
        <w:drawing>
          <wp:inline distT="0" distB="0" distL="0" distR="0" wp14:anchorId="646E86ED" wp14:editId="39AECF3D">
            <wp:extent cx="5943600" cy="25050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0EB7FBE7" w14:textId="77777777" w:rsidR="004B5D62" w:rsidRDefault="004B5D62" w:rsidP="004B5D62">
      <w:pPr>
        <w:rPr>
          <w:noProof/>
        </w:rPr>
      </w:pPr>
    </w:p>
    <w:p w14:paraId="43477C0C" w14:textId="003685E0" w:rsidR="004B5D62" w:rsidRDefault="00730AEE" w:rsidP="00353043">
      <w:pPr>
        <w:rPr>
          <w:ins w:id="157" w:author="Murali Mohan Ganta --CNTR" w:date="2020-06-29T11:09:00Z"/>
          <w:noProof/>
        </w:rPr>
      </w:pPr>
      <w:r>
        <w:rPr>
          <w:noProof/>
        </w:rPr>
        <w:drawing>
          <wp:inline distT="0" distB="0" distL="0" distR="0" wp14:anchorId="7F3B2410" wp14:editId="250F519E">
            <wp:extent cx="5943600" cy="22669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286EBBDE" w14:textId="77777777" w:rsidR="00AE71C4" w:rsidRDefault="00AE71C4" w:rsidP="00353043">
      <w:pPr>
        <w:rPr>
          <w:ins w:id="158" w:author="Murali Mohan Ganta --CNTR" w:date="2020-06-29T11:09:00Z"/>
          <w:noProof/>
        </w:rPr>
      </w:pPr>
    </w:p>
    <w:p w14:paraId="3B29EF84" w14:textId="77777777" w:rsidR="00AE71C4" w:rsidRDefault="00AE71C4" w:rsidP="00353043">
      <w:pPr>
        <w:rPr>
          <w:ins w:id="159" w:author="Murali Mohan Ganta --CNTR" w:date="2020-06-29T11:10:00Z"/>
          <w:noProof/>
        </w:rPr>
      </w:pPr>
      <w:ins w:id="160" w:author="Murali Mohan Ganta --CNTR" w:date="2020-06-29T11:09:00Z">
        <w:r>
          <w:rPr>
            <w:noProof/>
          </w:rPr>
          <w:t>Version 2.0: Diplay all consumed materials in separate lines instead of showing single line.</w:t>
        </w:r>
      </w:ins>
    </w:p>
    <w:p w14:paraId="52D679D0" w14:textId="481B1A19" w:rsidR="00AE71C4" w:rsidRDefault="00730AEE" w:rsidP="00353043">
      <w:pPr>
        <w:rPr>
          <w:ins w:id="161" w:author="Murali Mohan Ganta --CNTR" w:date="2020-06-29T11:09:00Z"/>
          <w:noProof/>
        </w:rPr>
      </w:pPr>
      <w:ins w:id="162" w:author="Murali Mohan Ganta --CNTR" w:date="2020-06-29T11:10:00Z">
        <w:r>
          <w:rPr>
            <w:noProof/>
          </w:rPr>
          <w:lastRenderedPageBreak/>
          <w:drawing>
            <wp:inline distT="0" distB="0" distL="0" distR="0" wp14:anchorId="362EED9B" wp14:editId="765C4381">
              <wp:extent cx="7038974" cy="2733675"/>
              <wp:effectExtent l="0" t="0" r="0" b="0"/>
              <wp:docPr id="10" name="x_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pic:cNvPicPr/>
                    </pic:nvPicPr>
                    <pic:blipFill>
                      <a:blip r:embed="rId29">
                        <a:extLst>
                          <a:ext uri="{28A0092B-C50C-407E-A947-70E740481C1C}">
                            <a14:useLocalDpi xmlns:a14="http://schemas.microsoft.com/office/drawing/2010/main" val="0"/>
                          </a:ext>
                        </a:extLst>
                      </a:blip>
                      <a:stretch>
                        <a:fillRect/>
                      </a:stretch>
                    </pic:blipFill>
                    <pic:spPr>
                      <a:xfrm>
                        <a:off x="0" y="0"/>
                        <a:ext cx="7038974" cy="2733675"/>
                      </a:xfrm>
                      <a:prstGeom prst="rect">
                        <a:avLst/>
                      </a:prstGeom>
                    </pic:spPr>
                  </pic:pic>
                </a:graphicData>
              </a:graphic>
            </wp:inline>
          </w:drawing>
        </w:r>
      </w:ins>
    </w:p>
    <w:p w14:paraId="090BF8C2" w14:textId="37A08E68" w:rsidR="00AE71C4" w:rsidRDefault="00730AEE" w:rsidP="00353043">
      <w:pPr>
        <w:rPr>
          <w:ins w:id="163" w:author="Murali Mohan Ganta --CNTR" w:date="2020-06-29T11:10:00Z"/>
        </w:rPr>
      </w:pPr>
      <w:ins w:id="164" w:author="Murali Mohan Ganta --CNTR" w:date="2020-06-29T11:10:00Z">
        <w:r>
          <w:rPr>
            <w:noProof/>
          </w:rPr>
          <w:drawing>
            <wp:inline distT="0" distB="0" distL="0" distR="0" wp14:anchorId="4D252397" wp14:editId="360ACB9D">
              <wp:extent cx="5010148" cy="2409825"/>
              <wp:effectExtent l="0" t="0" r="0" b="0"/>
              <wp:docPr id="11" name="x_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pic:cNvPicPr/>
                    </pic:nvPicPr>
                    <pic:blipFill>
                      <a:blip r:embed="rId30">
                        <a:extLst>
                          <a:ext uri="{28A0092B-C50C-407E-A947-70E740481C1C}">
                            <a14:useLocalDpi xmlns:a14="http://schemas.microsoft.com/office/drawing/2010/main" val="0"/>
                          </a:ext>
                        </a:extLst>
                      </a:blip>
                      <a:stretch>
                        <a:fillRect/>
                      </a:stretch>
                    </pic:blipFill>
                    <pic:spPr>
                      <a:xfrm>
                        <a:off x="0" y="0"/>
                        <a:ext cx="5010148" cy="2409825"/>
                      </a:xfrm>
                      <a:prstGeom prst="rect">
                        <a:avLst/>
                      </a:prstGeom>
                    </pic:spPr>
                  </pic:pic>
                </a:graphicData>
              </a:graphic>
            </wp:inline>
          </w:drawing>
        </w:r>
      </w:ins>
    </w:p>
    <w:p w14:paraId="2B52D5F0" w14:textId="77777777" w:rsidR="00AE71C4" w:rsidRDefault="00AE71C4" w:rsidP="00353043"/>
    <w:p w14:paraId="23E61927" w14:textId="77777777" w:rsidR="00E60A4B" w:rsidRDefault="00E60A4B" w:rsidP="00E60A4B">
      <w:pPr>
        <w:rPr>
          <w:noProof/>
        </w:rPr>
      </w:pPr>
    </w:p>
    <w:p w14:paraId="4D5FB327" w14:textId="77777777" w:rsidR="00E0126D" w:rsidRDefault="00E0126D" w:rsidP="00E60A4B">
      <w:pPr>
        <w:rPr>
          <w:noProof/>
        </w:rPr>
      </w:pPr>
    </w:p>
    <w:p w14:paraId="6B68ABAB" w14:textId="77777777" w:rsidR="009223BB" w:rsidRDefault="009223BB" w:rsidP="00E60A4B">
      <w:pPr>
        <w:rPr>
          <w:noProof/>
        </w:rPr>
      </w:pPr>
    </w:p>
    <w:p w14:paraId="298EAA6C" w14:textId="77777777" w:rsidR="00E0126D" w:rsidRDefault="00E0126D" w:rsidP="00E0126D">
      <w:r>
        <w:t>Goto T030 TABLE to get the transaction assigned to GL’s</w:t>
      </w:r>
    </w:p>
    <w:p w14:paraId="612CA8E8" w14:textId="77777777" w:rsidR="00E0126D" w:rsidRDefault="00E0126D" w:rsidP="00E0126D">
      <w:r>
        <w:t>Transaction BSEG-KTOSL – BSV – Material Received (505105)</w:t>
      </w:r>
    </w:p>
    <w:p w14:paraId="0958A48D" w14:textId="77777777" w:rsidR="00E0126D" w:rsidRDefault="00E0126D" w:rsidP="00E0126D">
      <w:r>
        <w:t>Transaction BSEG-KTOSL – GBB– Material Consumed (505103)</w:t>
      </w:r>
    </w:p>
    <w:p w14:paraId="28AD67A7" w14:textId="77777777" w:rsidR="00E0126D" w:rsidRDefault="00E0126D" w:rsidP="00E0126D">
      <w:r>
        <w:t>Transaction BSEG-KTOSL – FRN/FRL – Sub-con Fee (505104)</w:t>
      </w:r>
    </w:p>
    <w:p w14:paraId="1F6E2E83" w14:textId="2AEE825D" w:rsidR="00E0126D" w:rsidRDefault="00730AEE" w:rsidP="00E0126D">
      <w:pPr>
        <w:rPr>
          <w:noProof/>
        </w:rPr>
      </w:pPr>
      <w:r>
        <w:rPr>
          <w:noProof/>
        </w:rPr>
        <w:lastRenderedPageBreak/>
        <w:drawing>
          <wp:inline distT="0" distB="0" distL="0" distR="0" wp14:anchorId="6EE8B4E1" wp14:editId="7927B43C">
            <wp:extent cx="6134102" cy="21907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6134102" cy="2190750"/>
                    </a:xfrm>
                    <a:prstGeom prst="rect">
                      <a:avLst/>
                    </a:prstGeom>
                  </pic:spPr>
                </pic:pic>
              </a:graphicData>
            </a:graphic>
          </wp:inline>
        </w:drawing>
      </w:r>
    </w:p>
    <w:p w14:paraId="60FB1DF2" w14:textId="2628CE27" w:rsidR="00F56423" w:rsidRDefault="00F56423" w:rsidP="00E60A4B">
      <w:pPr>
        <w:rPr>
          <w:noProof/>
        </w:rPr>
      </w:pPr>
    </w:p>
    <w:p w14:paraId="06796B8A" w14:textId="06C3AFB0" w:rsidR="00EC72DF" w:rsidRPr="00EC72DF" w:rsidRDefault="00EC72DF" w:rsidP="00E60A4B">
      <w:pPr>
        <w:rPr>
          <w:b/>
          <w:bCs/>
          <w:noProof/>
          <w:u w:val="single"/>
        </w:rPr>
      </w:pPr>
      <w:r w:rsidRPr="00EC72DF">
        <w:rPr>
          <w:b/>
          <w:bCs/>
          <w:noProof/>
          <w:u w:val="single"/>
        </w:rPr>
        <w:t>Version 6</w:t>
      </w:r>
      <w:r>
        <w:rPr>
          <w:b/>
          <w:bCs/>
          <w:noProof/>
          <w:u w:val="single"/>
        </w:rPr>
        <w:t>.0</w:t>
      </w:r>
      <w:r w:rsidRPr="00EC72DF">
        <w:rPr>
          <w:b/>
          <w:bCs/>
          <w:noProof/>
          <w:u w:val="single"/>
        </w:rPr>
        <w:t xml:space="preserve">:- </w:t>
      </w:r>
    </w:p>
    <w:p w14:paraId="609F5C82" w14:textId="77777777" w:rsidR="00EC72DF" w:rsidRDefault="00EC72DF" w:rsidP="00E60A4B">
      <w:pPr>
        <w:rPr>
          <w:noProof/>
        </w:rPr>
      </w:pPr>
      <w:r>
        <w:rPr>
          <w:noProof/>
        </w:rPr>
        <w:t>The PO line GR Quantity and PO consigned Quantity are summing up with consigned material and transaction key BSV and GBB respectively.</w:t>
      </w:r>
    </w:p>
    <w:p w14:paraId="6EA44833" w14:textId="53BEF5B2" w:rsidR="00EC72DF" w:rsidRDefault="00EC72DF" w:rsidP="00E60A4B">
      <w:pPr>
        <w:rPr>
          <w:noProof/>
        </w:rPr>
      </w:pPr>
      <w:r>
        <w:rPr>
          <w:noProof/>
        </w:rPr>
        <w:t xml:space="preserve">Before Change :- </w:t>
      </w:r>
    </w:p>
    <w:p w14:paraId="5FE4803C" w14:textId="516F949F" w:rsidR="00EC72DF" w:rsidRDefault="002745F4" w:rsidP="00E60A4B">
      <w:pPr>
        <w:rPr>
          <w:noProof/>
        </w:rPr>
      </w:pPr>
      <w:r>
        <w:rPr>
          <w:noProof/>
        </w:rPr>
        <w:drawing>
          <wp:inline distT="0" distB="0" distL="0" distR="0" wp14:anchorId="40A566E3" wp14:editId="64B2EA32">
            <wp:extent cx="5943600" cy="20389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038985"/>
                    </a:xfrm>
                    <a:prstGeom prst="rect">
                      <a:avLst/>
                    </a:prstGeom>
                  </pic:spPr>
                </pic:pic>
              </a:graphicData>
            </a:graphic>
          </wp:inline>
        </w:drawing>
      </w:r>
    </w:p>
    <w:p w14:paraId="393EB831" w14:textId="3ECF6D09" w:rsidR="00EC72DF" w:rsidRDefault="00EC72DF" w:rsidP="00E60A4B">
      <w:pPr>
        <w:rPr>
          <w:noProof/>
        </w:rPr>
      </w:pPr>
      <w:r>
        <w:rPr>
          <w:noProof/>
        </w:rPr>
        <w:t>After Change :-</w:t>
      </w:r>
      <w:r w:rsidRPr="00EC72DF">
        <w:rPr>
          <w:noProof/>
        </w:rPr>
        <w:t xml:space="preserve"> </w:t>
      </w:r>
      <w:r>
        <w:rPr>
          <w:noProof/>
        </w:rPr>
        <w:drawing>
          <wp:inline distT="0" distB="0" distL="0" distR="0" wp14:anchorId="56B3905D" wp14:editId="26F302CB">
            <wp:extent cx="5943600" cy="20694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069465"/>
                    </a:xfrm>
                    <a:prstGeom prst="rect">
                      <a:avLst/>
                    </a:prstGeom>
                  </pic:spPr>
                </pic:pic>
              </a:graphicData>
            </a:graphic>
          </wp:inline>
        </w:drawing>
      </w:r>
    </w:p>
    <w:p w14:paraId="3696C930" w14:textId="77777777" w:rsidR="002745F4" w:rsidRDefault="002745F4" w:rsidP="00E60A4B">
      <w:pPr>
        <w:rPr>
          <w:noProof/>
        </w:rPr>
      </w:pPr>
    </w:p>
    <w:p w14:paraId="716C02A4" w14:textId="78CD14CF" w:rsidR="00EC72DF" w:rsidRDefault="00EC72DF" w:rsidP="00E60A4B">
      <w:pPr>
        <w:rPr>
          <w:noProof/>
        </w:rPr>
      </w:pPr>
      <w:r>
        <w:rPr>
          <w:noProof/>
        </w:rPr>
        <w:t xml:space="preserve">  </w:t>
      </w:r>
    </w:p>
    <w:p w14:paraId="1CB8BC43" w14:textId="77777777" w:rsidR="00532396" w:rsidRDefault="00532396" w:rsidP="00E60A4B">
      <w:pPr>
        <w:rPr>
          <w:noProof/>
        </w:rPr>
      </w:pPr>
    </w:p>
    <w:p w14:paraId="761B06AA" w14:textId="77777777" w:rsidR="00532396" w:rsidRPr="00532396" w:rsidRDefault="00532396" w:rsidP="00532396">
      <w:pPr>
        <w:rPr>
          <w:rFonts w:ascii="Tahoma" w:hAnsi="Tahoma" w:cs="Tahoma"/>
          <w:b/>
          <w:bCs/>
          <w:iCs/>
        </w:rPr>
      </w:pPr>
      <w:proofErr w:type="gramStart"/>
      <w:r w:rsidRPr="00532396">
        <w:rPr>
          <w:rFonts w:ascii="Tahoma" w:hAnsi="Tahoma" w:cs="Tahoma"/>
          <w:b/>
          <w:bCs/>
          <w:iCs/>
        </w:rPr>
        <w:lastRenderedPageBreak/>
        <w:t>Report  output</w:t>
      </w:r>
      <w:proofErr w:type="gramEnd"/>
      <w:r w:rsidRPr="00532396">
        <w:rPr>
          <w:rFonts w:ascii="Tahoma" w:hAnsi="Tahoma" w:cs="Tahoma"/>
          <w:b/>
          <w:bCs/>
          <w:iCs/>
        </w:rPr>
        <w:t xml:space="preserve"> </w:t>
      </w:r>
    </w:p>
    <w:p w14:paraId="05DBAE08" w14:textId="77777777" w:rsidR="00532396" w:rsidRPr="00532396" w:rsidRDefault="00532396" w:rsidP="00532396">
      <w:pPr>
        <w:rPr>
          <w:rFonts w:ascii="Tahoma" w:hAnsi="Tahoma" w:cs="Tahoma"/>
          <w:b/>
          <w:bCs/>
          <w:iCs/>
        </w:rPr>
      </w:pPr>
      <w:r w:rsidRPr="00532396">
        <w:rPr>
          <w:rFonts w:ascii="Tahoma" w:hAnsi="Tahoma" w:cs="Tahoma"/>
          <w:b/>
          <w:bCs/>
          <w:iCs/>
        </w:rPr>
        <w:t xml:space="preserve">    </w:t>
      </w:r>
    </w:p>
    <w:p w14:paraId="57B02F90" w14:textId="77777777" w:rsidR="00532396" w:rsidRDefault="00532396" w:rsidP="00532396">
      <w:pPr>
        <w:rPr>
          <w:b/>
          <w:lang w:eastAsia="zh-CN"/>
        </w:rPr>
      </w:pPr>
      <w:r w:rsidRPr="00514C5B">
        <w:rPr>
          <w:b/>
          <w:lang w:eastAsia="zh-CN"/>
        </w:rPr>
        <w:t xml:space="preserve">ALV detail list report </w:t>
      </w:r>
    </w:p>
    <w:p w14:paraId="1D1D8C2B" w14:textId="77777777" w:rsidR="00532396" w:rsidRPr="00702F6E" w:rsidRDefault="00532396" w:rsidP="00E60A4B"/>
    <w:bookmarkStart w:id="165" w:name="_MON_1652512091"/>
    <w:bookmarkEnd w:id="165"/>
    <w:p w14:paraId="119713D5" w14:textId="77777777" w:rsidR="00702F6E" w:rsidRPr="00702F6E" w:rsidRDefault="00AB4490" w:rsidP="00702F6E">
      <w:r>
        <w:rPr>
          <w:b/>
          <w:bCs/>
          <w:sz w:val="28"/>
          <w:szCs w:val="28"/>
        </w:rPr>
        <w:object w:dxaOrig="2240" w:dyaOrig="1458" w14:anchorId="70701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9pt;height:73.05pt" o:ole="">
            <v:imagedata r:id="rId34" o:title=""/>
          </v:shape>
          <o:OLEObject Type="Embed" ProgID="Excel.Sheet.12" ShapeID="_x0000_i1025" DrawAspect="Icon" ObjectID="_1678171918" r:id="rId35"/>
        </w:object>
      </w:r>
    </w:p>
    <w:p w14:paraId="6BE08D6C" w14:textId="77777777" w:rsidR="00C619BF" w:rsidRPr="00702F6E" w:rsidRDefault="00C619BF" w:rsidP="00C619BF">
      <w:pPr>
        <w:pStyle w:val="NoSpacing"/>
        <w:jc w:val="both"/>
        <w:rPr>
          <w:rFonts w:eastAsia="Times New Roman" w:cs="Calibri"/>
          <w:color w:val="000000"/>
        </w:rPr>
      </w:pPr>
    </w:p>
    <w:p w14:paraId="209E472C" w14:textId="77777777" w:rsidR="00862A0A" w:rsidRPr="00702F6E" w:rsidRDefault="00862A0A" w:rsidP="005B090A">
      <w:pPr>
        <w:ind w:left="720"/>
        <w:rPr>
          <w:rFonts w:ascii="Calibri" w:hAnsi="Calibri" w:cs="Calibri"/>
          <w:color w:val="000000"/>
          <w:sz w:val="22"/>
          <w:szCs w:val="22"/>
        </w:rPr>
      </w:pPr>
    </w:p>
    <w:p w14:paraId="731D1BDA" w14:textId="77777777" w:rsidR="002257E7" w:rsidRPr="00632B36" w:rsidRDefault="002257E7" w:rsidP="002257E7">
      <w:pPr>
        <w:pStyle w:val="Heading2"/>
        <w:tabs>
          <w:tab w:val="num" w:pos="540"/>
        </w:tabs>
        <w:ind w:left="0"/>
        <w:rPr>
          <w:rFonts w:ascii="Tahoma" w:hAnsi="Tahoma" w:cs="Tahoma"/>
          <w:i w:val="0"/>
          <w:sz w:val="24"/>
          <w:szCs w:val="24"/>
        </w:rPr>
      </w:pPr>
      <w:bookmarkStart w:id="166" w:name="_Toc304125040"/>
      <w:r w:rsidRPr="00632B36">
        <w:rPr>
          <w:rFonts w:ascii="Tahoma" w:hAnsi="Tahoma" w:cs="Tahoma"/>
          <w:i w:val="0"/>
          <w:sz w:val="24"/>
          <w:szCs w:val="24"/>
        </w:rPr>
        <w:t>Exception Handling Rules</w:t>
      </w:r>
      <w:bookmarkEnd w:id="166"/>
    </w:p>
    <w:p w14:paraId="3EC2753A" w14:textId="77777777" w:rsidR="002257E7" w:rsidRPr="00632B36" w:rsidRDefault="002257E7" w:rsidP="002257E7">
      <w:pPr>
        <w:rPr>
          <w:rFonts w:ascii="Tahoma" w:hAnsi="Tahoma" w:cs="Tahoma"/>
          <w:i/>
          <w:sz w:val="20"/>
        </w:rPr>
      </w:pPr>
      <w:r w:rsidRPr="00632B36">
        <w:rPr>
          <w:rFonts w:ascii="Tahoma" w:hAnsi="Tahoma" w:cs="Tahoma"/>
          <w:i/>
          <w:sz w:val="20"/>
        </w:rPr>
        <w:t>&lt;Specify instructions to be followed when errors occur, or any processing outside the normal process flow.&gt;</w:t>
      </w:r>
    </w:p>
    <w:p w14:paraId="451815CD" w14:textId="77777777" w:rsidR="002257E7" w:rsidRPr="00632B36" w:rsidRDefault="002257E7" w:rsidP="002257E7">
      <w:pPr>
        <w:rPr>
          <w:rFonts w:ascii="Tahoma" w:hAnsi="Tahoma" w:cs="Tahoma"/>
        </w:rPr>
      </w:pPr>
    </w:p>
    <w:p w14:paraId="48092A3F" w14:textId="77777777" w:rsidR="002257E7" w:rsidRPr="00632B36" w:rsidRDefault="002257E7" w:rsidP="002257E7">
      <w:pPr>
        <w:pStyle w:val="Heading2"/>
        <w:tabs>
          <w:tab w:val="num" w:pos="540"/>
        </w:tabs>
        <w:ind w:left="0"/>
        <w:rPr>
          <w:rFonts w:ascii="Tahoma" w:hAnsi="Tahoma" w:cs="Tahoma"/>
          <w:i w:val="0"/>
          <w:sz w:val="24"/>
          <w:szCs w:val="24"/>
        </w:rPr>
      </w:pPr>
      <w:bookmarkStart w:id="167" w:name="_Toc59252058"/>
      <w:bookmarkStart w:id="168" w:name="_Toc304125041"/>
      <w:r w:rsidRPr="00632B36">
        <w:rPr>
          <w:rFonts w:ascii="Tahoma" w:hAnsi="Tahoma" w:cs="Tahoma"/>
          <w:i w:val="0"/>
          <w:sz w:val="24"/>
          <w:szCs w:val="24"/>
        </w:rPr>
        <w:t>Special Requirements</w:t>
      </w:r>
      <w:bookmarkEnd w:id="167"/>
      <w:bookmarkEnd w:id="168"/>
    </w:p>
    <w:p w14:paraId="22A68563" w14:textId="77777777" w:rsidR="002257E7" w:rsidRPr="00632B36" w:rsidRDefault="002257E7" w:rsidP="002257E7">
      <w:pPr>
        <w:rPr>
          <w:rFonts w:ascii="Tahoma" w:hAnsi="Tahoma" w:cs="Tahoma"/>
          <w:i/>
          <w:sz w:val="20"/>
        </w:rPr>
      </w:pPr>
      <w:r w:rsidRPr="00632B36">
        <w:rPr>
          <w:rFonts w:ascii="Tahoma" w:hAnsi="Tahoma" w:cs="Tahoma"/>
          <w:i/>
          <w:sz w:val="20"/>
        </w:rPr>
        <w:t>&lt;Provide any special requirements related to this development effort such as language translations, configurability or personalization allowed, etc.&gt;</w:t>
      </w:r>
    </w:p>
    <w:p w14:paraId="6957D9EA" w14:textId="77777777" w:rsidR="002257E7" w:rsidRDefault="002257E7" w:rsidP="002257E7">
      <w:pPr>
        <w:rPr>
          <w:rFonts w:ascii="Tahoma" w:hAnsi="Tahoma" w:cs="Tahoma"/>
        </w:rPr>
      </w:pPr>
    </w:p>
    <w:p w14:paraId="6A4FD3A0" w14:textId="77777777" w:rsidR="002257E7" w:rsidRPr="001279A5" w:rsidRDefault="002257E7" w:rsidP="002257E7">
      <w:pPr>
        <w:pStyle w:val="Heading2"/>
        <w:tabs>
          <w:tab w:val="num" w:pos="540"/>
        </w:tabs>
        <w:ind w:left="0"/>
        <w:rPr>
          <w:rFonts w:ascii="Tahoma" w:hAnsi="Tahoma" w:cs="Tahoma"/>
          <w:b w:val="0"/>
          <w:i w:val="0"/>
          <w:sz w:val="24"/>
          <w:szCs w:val="24"/>
        </w:rPr>
      </w:pPr>
      <w:bookmarkStart w:id="169" w:name="_Toc304125042"/>
      <w:r w:rsidRPr="001279A5">
        <w:rPr>
          <w:rFonts w:ascii="Tahoma" w:hAnsi="Tahoma" w:cs="Tahoma"/>
          <w:b w:val="0"/>
          <w:i w:val="0"/>
          <w:sz w:val="24"/>
          <w:szCs w:val="24"/>
        </w:rPr>
        <w:t>Dependencies</w:t>
      </w:r>
      <w:bookmarkEnd w:id="169"/>
    </w:p>
    <w:p w14:paraId="1376975D" w14:textId="77777777" w:rsidR="002257E7" w:rsidRPr="00632B36" w:rsidRDefault="002257E7" w:rsidP="002257E7">
      <w:pPr>
        <w:rPr>
          <w:rFonts w:ascii="Tahoma" w:hAnsi="Tahoma" w:cs="Tahoma"/>
          <w:i/>
          <w:sz w:val="20"/>
        </w:rPr>
      </w:pPr>
      <w:r w:rsidRPr="00632B36">
        <w:rPr>
          <w:rFonts w:ascii="Tahoma" w:hAnsi="Tahoma" w:cs="Tahoma"/>
          <w:i/>
          <w:sz w:val="20"/>
        </w:rPr>
        <w:t>&lt;List any dependencies to other technical objects or configuration objects&gt;</w:t>
      </w:r>
    </w:p>
    <w:p w14:paraId="47999663" w14:textId="77777777" w:rsidR="002257E7" w:rsidRPr="00632B36" w:rsidRDefault="002257E7" w:rsidP="002257E7">
      <w:pPr>
        <w:rPr>
          <w:rFonts w:ascii="Tahoma" w:hAnsi="Tahoma" w:cs="Tahoma"/>
        </w:rPr>
      </w:pPr>
    </w:p>
    <w:p w14:paraId="6A2B385E" w14:textId="77777777" w:rsidR="002257E7" w:rsidRPr="00632B36" w:rsidRDefault="002257E7" w:rsidP="002257E7">
      <w:pPr>
        <w:pStyle w:val="Heading2"/>
        <w:tabs>
          <w:tab w:val="num" w:pos="540"/>
        </w:tabs>
        <w:ind w:left="0"/>
        <w:rPr>
          <w:rFonts w:ascii="Tahoma" w:hAnsi="Tahoma" w:cs="Tahoma"/>
          <w:i w:val="0"/>
          <w:sz w:val="24"/>
          <w:szCs w:val="24"/>
        </w:rPr>
      </w:pPr>
      <w:bookmarkStart w:id="170" w:name="_Toc304125043"/>
      <w:r w:rsidRPr="00632B36">
        <w:rPr>
          <w:rFonts w:ascii="Tahoma" w:hAnsi="Tahoma" w:cs="Tahoma"/>
          <w:i w:val="0"/>
          <w:sz w:val="24"/>
          <w:szCs w:val="24"/>
        </w:rPr>
        <w:t>Constraints</w:t>
      </w:r>
      <w:bookmarkEnd w:id="170"/>
      <w:r w:rsidRPr="00632B36">
        <w:rPr>
          <w:rFonts w:ascii="Tahoma" w:hAnsi="Tahoma" w:cs="Tahoma"/>
          <w:i w:val="0"/>
          <w:sz w:val="24"/>
          <w:szCs w:val="24"/>
        </w:rPr>
        <w:t xml:space="preserve"> </w:t>
      </w:r>
    </w:p>
    <w:p w14:paraId="171E5747" w14:textId="77777777" w:rsidR="002257E7" w:rsidRPr="00632B36" w:rsidRDefault="002257E7" w:rsidP="002257E7">
      <w:pPr>
        <w:rPr>
          <w:rFonts w:ascii="Tahoma" w:hAnsi="Tahoma" w:cs="Tahoma"/>
          <w:i/>
          <w:sz w:val="20"/>
        </w:rPr>
      </w:pPr>
      <w:r w:rsidRPr="00632B36">
        <w:rPr>
          <w:rFonts w:ascii="Tahoma" w:hAnsi="Tahoma" w:cs="Tahoma"/>
          <w:i/>
          <w:sz w:val="20"/>
        </w:rPr>
        <w:t>&lt;Discuss all the constraints or the limitations if any for this technical object&gt;</w:t>
      </w:r>
    </w:p>
    <w:p w14:paraId="0206EC34" w14:textId="77777777" w:rsidR="002257E7" w:rsidRPr="00632B36" w:rsidRDefault="002257E7" w:rsidP="002257E7">
      <w:pPr>
        <w:rPr>
          <w:rFonts w:ascii="Tahoma" w:hAnsi="Tahoma" w:cs="Tahoma"/>
        </w:rPr>
      </w:pPr>
    </w:p>
    <w:p w14:paraId="5EA03D36" w14:textId="77777777" w:rsidR="002257E7" w:rsidRPr="00632B36" w:rsidRDefault="002257E7" w:rsidP="002257E7">
      <w:pPr>
        <w:pStyle w:val="Heading2"/>
        <w:tabs>
          <w:tab w:val="num" w:pos="540"/>
        </w:tabs>
        <w:ind w:left="0"/>
        <w:rPr>
          <w:rFonts w:ascii="Tahoma" w:hAnsi="Tahoma" w:cs="Tahoma"/>
          <w:i w:val="0"/>
          <w:sz w:val="24"/>
          <w:szCs w:val="24"/>
        </w:rPr>
      </w:pPr>
      <w:bookmarkStart w:id="171" w:name="_Toc59252062"/>
      <w:bookmarkStart w:id="172" w:name="_Toc304125044"/>
      <w:r w:rsidRPr="00632B36">
        <w:rPr>
          <w:rFonts w:ascii="Tahoma" w:hAnsi="Tahoma" w:cs="Tahoma"/>
          <w:i w:val="0"/>
          <w:sz w:val="24"/>
          <w:szCs w:val="24"/>
        </w:rPr>
        <w:t>Scheduling Requirements</w:t>
      </w:r>
      <w:bookmarkEnd w:id="171"/>
      <w:bookmarkEnd w:id="172"/>
    </w:p>
    <w:p w14:paraId="445934E9" w14:textId="77777777" w:rsidR="002257E7" w:rsidRPr="00632B36" w:rsidRDefault="002257E7" w:rsidP="002257E7">
      <w:pPr>
        <w:rPr>
          <w:rFonts w:ascii="Tahoma" w:hAnsi="Tahoma" w:cs="Tahoma"/>
          <w:i/>
          <w:sz w:val="20"/>
        </w:rPr>
      </w:pPr>
      <w:r w:rsidRPr="00632B36">
        <w:rPr>
          <w:rFonts w:ascii="Tahoma" w:hAnsi="Tahoma" w:cs="Tahoma"/>
          <w:i/>
          <w:sz w:val="20"/>
        </w:rPr>
        <w:t xml:space="preserve">&lt;If the specification is for custom program, specify whether jobs should run during off-peak hours, frequency, manual or automatic start. Dependencies, </w:t>
      </w:r>
      <w:proofErr w:type="spellStart"/>
      <w:r w:rsidRPr="00632B36">
        <w:rPr>
          <w:rFonts w:ascii="Tahoma" w:hAnsi="Tahoma" w:cs="Tahoma"/>
          <w:i/>
          <w:sz w:val="20"/>
        </w:rPr>
        <w:t>etc</w:t>
      </w:r>
      <w:proofErr w:type="spellEnd"/>
      <w:r w:rsidRPr="00632B36">
        <w:rPr>
          <w:rFonts w:ascii="Tahoma" w:hAnsi="Tahoma" w:cs="Tahoma"/>
          <w:i/>
          <w:sz w:val="20"/>
        </w:rPr>
        <w:t>&gt;</w:t>
      </w:r>
    </w:p>
    <w:p w14:paraId="2D4F9587" w14:textId="77777777" w:rsidR="002257E7" w:rsidRPr="00632B36" w:rsidRDefault="002257E7" w:rsidP="002257E7">
      <w:pPr>
        <w:rPr>
          <w:rFonts w:ascii="Tahoma" w:hAnsi="Tahoma" w:cs="Tahoma"/>
        </w:rPr>
      </w:pPr>
    </w:p>
    <w:p w14:paraId="61282F70" w14:textId="77777777" w:rsidR="002257E7" w:rsidRPr="00632B36" w:rsidRDefault="002257E7" w:rsidP="002257E7">
      <w:pPr>
        <w:pStyle w:val="Heading2"/>
        <w:tabs>
          <w:tab w:val="num" w:pos="540"/>
        </w:tabs>
        <w:ind w:left="0"/>
        <w:rPr>
          <w:rFonts w:ascii="Tahoma" w:hAnsi="Tahoma" w:cs="Tahoma"/>
          <w:i w:val="0"/>
          <w:sz w:val="24"/>
          <w:szCs w:val="24"/>
        </w:rPr>
      </w:pPr>
      <w:bookmarkStart w:id="173" w:name="_Toc59252074"/>
      <w:bookmarkStart w:id="174" w:name="_Toc304125045"/>
      <w:r w:rsidRPr="00632B36">
        <w:rPr>
          <w:rFonts w:ascii="Tahoma" w:hAnsi="Tahoma" w:cs="Tahoma"/>
          <w:i w:val="0"/>
          <w:sz w:val="24"/>
          <w:szCs w:val="24"/>
        </w:rPr>
        <w:t>Test Specification</w:t>
      </w:r>
      <w:bookmarkEnd w:id="173"/>
      <w:bookmarkEnd w:id="174"/>
    </w:p>
    <w:p w14:paraId="5DB0BBE5" w14:textId="77777777" w:rsidR="002257E7" w:rsidRDefault="002257E7" w:rsidP="002257E7">
      <w:pPr>
        <w:rPr>
          <w:rFonts w:ascii="Tahoma" w:hAnsi="Tahoma" w:cs="Tahoma"/>
          <w:i/>
          <w:sz w:val="20"/>
        </w:rPr>
      </w:pPr>
      <w:r w:rsidRPr="00632B36">
        <w:rPr>
          <w:rFonts w:ascii="Tahoma" w:hAnsi="Tahoma" w:cs="Tahoma"/>
          <w:i/>
          <w:sz w:val="20"/>
        </w:rPr>
        <w:t>&lt;This portion of the document is used to plan the unit testing. It includes items such as defining the test participants, the test environment, the schedule, and scope of the testing event.&gt;</w:t>
      </w:r>
    </w:p>
    <w:p w14:paraId="602522B8" w14:textId="77777777" w:rsidR="001279A5" w:rsidRPr="001279A5" w:rsidRDefault="001279A5" w:rsidP="002257E7">
      <w:pPr>
        <w:rPr>
          <w:rFonts w:ascii="Tahoma" w:hAnsi="Tahoma" w:cs="Tahoma"/>
          <w:b/>
          <w:sz w:val="20"/>
        </w:rPr>
      </w:pPr>
    </w:p>
    <w:p w14:paraId="0BB1E794" w14:textId="77777777" w:rsidR="002257E7" w:rsidRPr="00632B36" w:rsidRDefault="002257E7" w:rsidP="002257E7">
      <w:pPr>
        <w:pStyle w:val="Heading3"/>
        <w:tabs>
          <w:tab w:val="num" w:pos="540"/>
        </w:tabs>
        <w:ind w:left="0"/>
        <w:rPr>
          <w:rFonts w:ascii="Tahoma" w:hAnsi="Tahoma" w:cs="Tahoma"/>
          <w:i/>
          <w:sz w:val="22"/>
          <w:szCs w:val="22"/>
        </w:rPr>
      </w:pPr>
      <w:bookmarkStart w:id="175" w:name="_Toc84130938"/>
      <w:bookmarkStart w:id="176" w:name="_Toc304125046"/>
      <w:r w:rsidRPr="00632B36">
        <w:rPr>
          <w:rFonts w:ascii="Tahoma" w:hAnsi="Tahoma" w:cs="Tahoma"/>
          <w:i/>
          <w:sz w:val="22"/>
          <w:szCs w:val="22"/>
        </w:rPr>
        <w:t>Functional Test Scenarios</w:t>
      </w:r>
      <w:bookmarkEnd w:id="175"/>
      <w:bookmarkEnd w:id="176"/>
    </w:p>
    <w:p w14:paraId="430DE079" w14:textId="77777777" w:rsidR="002257E7" w:rsidRPr="00632B36" w:rsidRDefault="002257E7" w:rsidP="002257E7">
      <w:pPr>
        <w:rPr>
          <w:rFonts w:ascii="Tahoma" w:hAnsi="Tahoma" w:cs="Tahoma"/>
          <w:i/>
          <w:sz w:val="20"/>
        </w:rPr>
      </w:pPr>
      <w:r w:rsidRPr="00632B36">
        <w:rPr>
          <w:rFonts w:ascii="Tahoma" w:hAnsi="Tahoma" w:cs="Tahoma"/>
          <w:i/>
          <w:sz w:val="20"/>
        </w:rPr>
        <w:t xml:space="preserve">&lt;Document test scenarios to test </w:t>
      </w:r>
      <w:proofErr w:type="gramStart"/>
      <w:r w:rsidRPr="00632B36">
        <w:rPr>
          <w:rFonts w:ascii="Tahoma" w:hAnsi="Tahoma" w:cs="Tahoma"/>
          <w:i/>
          <w:sz w:val="20"/>
        </w:rPr>
        <w:t>all of</w:t>
      </w:r>
      <w:proofErr w:type="gramEnd"/>
      <w:r w:rsidRPr="00632B36">
        <w:rPr>
          <w:rFonts w:ascii="Tahoma" w:hAnsi="Tahoma" w:cs="Tahoma"/>
          <w:i/>
          <w:sz w:val="20"/>
        </w:rPr>
        <w:t xml:space="preserve"> the functional requirements. Include a test scenario for each different business scenario that may occur.&gt;</w:t>
      </w:r>
    </w:p>
    <w:p w14:paraId="06695548" w14:textId="77777777" w:rsidR="002257E7" w:rsidRPr="00632B36" w:rsidRDefault="002257E7" w:rsidP="002257E7">
      <w:pPr>
        <w:rPr>
          <w:rFonts w:ascii="Tahoma" w:hAnsi="Tahoma" w:cs="Tahoma"/>
          <w:b/>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46"/>
        <w:gridCol w:w="3069"/>
        <w:gridCol w:w="3330"/>
        <w:gridCol w:w="2160"/>
      </w:tblGrid>
      <w:tr w:rsidR="002257E7" w:rsidRPr="00632B36" w14:paraId="42370401" w14:textId="77777777" w:rsidTr="00C76FFE">
        <w:trPr>
          <w:cantSplit/>
          <w:trHeight w:val="367"/>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11F95E09" w14:textId="77777777" w:rsidR="002257E7" w:rsidRPr="00632B36" w:rsidRDefault="002257E7" w:rsidP="00922D5F">
            <w:pPr>
              <w:pStyle w:val="TableText"/>
              <w:rPr>
                <w:rFonts w:ascii="Tahoma" w:hAnsi="Tahoma" w:cs="Tahoma"/>
                <w:b/>
                <w:noProof/>
                <w:sz w:val="20"/>
              </w:rPr>
            </w:pPr>
            <w:r w:rsidRPr="00632B36">
              <w:rPr>
                <w:rFonts w:ascii="Tahoma" w:hAnsi="Tahoma" w:cs="Tahoma"/>
                <w:b/>
                <w:noProof/>
                <w:sz w:val="20"/>
              </w:rPr>
              <w:t>ID</w:t>
            </w:r>
          </w:p>
        </w:tc>
        <w:tc>
          <w:tcPr>
            <w:tcW w:w="3069" w:type="dxa"/>
            <w:tcBorders>
              <w:top w:val="single" w:sz="8" w:space="0" w:color="auto"/>
              <w:left w:val="single" w:sz="8" w:space="0" w:color="auto"/>
              <w:bottom w:val="single" w:sz="8" w:space="0" w:color="auto"/>
              <w:right w:val="single" w:sz="4" w:space="0" w:color="auto"/>
            </w:tcBorders>
            <w:shd w:val="clear" w:color="auto" w:fill="FFFFFF"/>
          </w:tcPr>
          <w:p w14:paraId="26993F8F" w14:textId="77777777" w:rsidR="002257E7" w:rsidRPr="00632B36" w:rsidRDefault="002257E7" w:rsidP="00922D5F">
            <w:pPr>
              <w:pStyle w:val="TableText"/>
              <w:spacing w:before="0" w:after="0"/>
              <w:rPr>
                <w:rFonts w:ascii="Tahoma" w:hAnsi="Tahoma" w:cs="Tahoma"/>
                <w:b/>
                <w:noProof/>
                <w:sz w:val="20"/>
              </w:rPr>
            </w:pPr>
            <w:r w:rsidRPr="00632B36">
              <w:rPr>
                <w:rFonts w:ascii="Tahoma" w:hAnsi="Tahoma" w:cs="Tahoma"/>
                <w:b/>
                <w:noProof/>
                <w:sz w:val="20"/>
              </w:rPr>
              <w:t>Test Scenario</w:t>
            </w:r>
          </w:p>
        </w:tc>
        <w:tc>
          <w:tcPr>
            <w:tcW w:w="3330" w:type="dxa"/>
            <w:tcBorders>
              <w:top w:val="single" w:sz="8" w:space="0" w:color="auto"/>
              <w:left w:val="single" w:sz="4" w:space="0" w:color="auto"/>
              <w:bottom w:val="single" w:sz="8" w:space="0" w:color="auto"/>
              <w:right w:val="single" w:sz="4" w:space="0" w:color="auto"/>
            </w:tcBorders>
            <w:shd w:val="clear" w:color="auto" w:fill="FFFFFF"/>
          </w:tcPr>
          <w:p w14:paraId="602824F1" w14:textId="77777777" w:rsidR="002257E7" w:rsidRPr="00632B36" w:rsidRDefault="002257E7" w:rsidP="00922D5F">
            <w:pPr>
              <w:pStyle w:val="TableText"/>
              <w:spacing w:before="0" w:after="0"/>
              <w:rPr>
                <w:rFonts w:ascii="Tahoma" w:hAnsi="Tahoma" w:cs="Tahoma"/>
                <w:b/>
                <w:noProof/>
                <w:sz w:val="20"/>
              </w:rPr>
            </w:pPr>
            <w:r w:rsidRPr="00632B36">
              <w:rPr>
                <w:rFonts w:ascii="Tahoma" w:hAnsi="Tahoma" w:cs="Tahoma"/>
                <w:b/>
                <w:noProof/>
                <w:sz w:val="20"/>
              </w:rPr>
              <w:t>Expected Results</w:t>
            </w:r>
          </w:p>
        </w:tc>
        <w:tc>
          <w:tcPr>
            <w:tcW w:w="2160" w:type="dxa"/>
            <w:tcBorders>
              <w:top w:val="single" w:sz="8" w:space="0" w:color="auto"/>
              <w:left w:val="single" w:sz="4" w:space="0" w:color="auto"/>
              <w:bottom w:val="single" w:sz="8" w:space="0" w:color="auto"/>
              <w:right w:val="single" w:sz="4" w:space="0" w:color="auto"/>
            </w:tcBorders>
            <w:shd w:val="clear" w:color="auto" w:fill="FFFFFF"/>
          </w:tcPr>
          <w:p w14:paraId="7F1E2323" w14:textId="77777777" w:rsidR="002257E7" w:rsidRPr="00632B36" w:rsidRDefault="002257E7" w:rsidP="00922D5F">
            <w:pPr>
              <w:pStyle w:val="TableText"/>
              <w:spacing w:before="0" w:after="0"/>
              <w:rPr>
                <w:rFonts w:ascii="Tahoma" w:hAnsi="Tahoma" w:cs="Tahoma"/>
                <w:b/>
                <w:noProof/>
                <w:sz w:val="20"/>
              </w:rPr>
            </w:pPr>
            <w:r w:rsidRPr="00632B36">
              <w:rPr>
                <w:rFonts w:ascii="Tahoma" w:hAnsi="Tahoma" w:cs="Tahoma"/>
                <w:b/>
                <w:noProof/>
                <w:sz w:val="20"/>
              </w:rPr>
              <w:t>Comments</w:t>
            </w:r>
          </w:p>
        </w:tc>
      </w:tr>
      <w:tr w:rsidR="002257E7" w:rsidRPr="00632B36" w14:paraId="094D0D38" w14:textId="77777777" w:rsidTr="00C76FFE">
        <w:trPr>
          <w:cantSplit/>
          <w:trHeight w:val="279"/>
        </w:trPr>
        <w:tc>
          <w:tcPr>
            <w:tcW w:w="646" w:type="dxa"/>
            <w:tcBorders>
              <w:left w:val="single" w:sz="4" w:space="0" w:color="auto"/>
              <w:bottom w:val="single" w:sz="8" w:space="0" w:color="auto"/>
              <w:right w:val="single" w:sz="8" w:space="0" w:color="auto"/>
            </w:tcBorders>
          </w:tcPr>
          <w:p w14:paraId="53A171CE" w14:textId="77777777" w:rsidR="002257E7" w:rsidRPr="00632B36" w:rsidRDefault="002257E7" w:rsidP="00922D5F">
            <w:pPr>
              <w:pStyle w:val="TableText"/>
              <w:rPr>
                <w:rFonts w:ascii="Tahoma" w:hAnsi="Tahoma" w:cs="Tahoma"/>
                <w:noProof/>
              </w:rPr>
            </w:pPr>
            <w:r w:rsidRPr="00632B36">
              <w:rPr>
                <w:rFonts w:ascii="Tahoma" w:hAnsi="Tahoma" w:cs="Tahoma"/>
                <w:noProof/>
              </w:rPr>
              <w:lastRenderedPageBreak/>
              <w:t>1</w:t>
            </w:r>
          </w:p>
        </w:tc>
        <w:tc>
          <w:tcPr>
            <w:tcW w:w="3069" w:type="dxa"/>
            <w:tcBorders>
              <w:left w:val="single" w:sz="8" w:space="0" w:color="auto"/>
              <w:bottom w:val="single" w:sz="8" w:space="0" w:color="auto"/>
              <w:right w:val="single" w:sz="4" w:space="0" w:color="auto"/>
            </w:tcBorders>
          </w:tcPr>
          <w:p w14:paraId="7397C4B3" w14:textId="77777777" w:rsidR="002257E7" w:rsidRPr="00CC044B" w:rsidRDefault="00F4741A" w:rsidP="009F1397">
            <w:pPr>
              <w:pStyle w:val="TableText"/>
              <w:rPr>
                <w:rFonts w:ascii="Tahoma" w:hAnsi="Tahoma" w:cs="Tahoma"/>
                <w:noProof/>
                <w:sz w:val="20"/>
              </w:rPr>
            </w:pPr>
            <w:r>
              <w:rPr>
                <w:rFonts w:ascii="Tahoma" w:hAnsi="Tahoma" w:cs="Tahoma"/>
                <w:noProof/>
                <w:sz w:val="20"/>
              </w:rPr>
              <w:t xml:space="preserve">Execute the report </w:t>
            </w:r>
          </w:p>
        </w:tc>
        <w:tc>
          <w:tcPr>
            <w:tcW w:w="3330" w:type="dxa"/>
            <w:tcBorders>
              <w:left w:val="single" w:sz="4" w:space="0" w:color="auto"/>
              <w:bottom w:val="single" w:sz="8" w:space="0" w:color="auto"/>
              <w:right w:val="single" w:sz="4" w:space="0" w:color="auto"/>
            </w:tcBorders>
          </w:tcPr>
          <w:p w14:paraId="2061F134" w14:textId="77777777" w:rsidR="002257E7" w:rsidRPr="00CC044B" w:rsidRDefault="00F4741A" w:rsidP="009F1397">
            <w:pPr>
              <w:pStyle w:val="TableText"/>
              <w:rPr>
                <w:rFonts w:ascii="Tahoma" w:hAnsi="Tahoma" w:cs="Tahoma"/>
                <w:noProof/>
                <w:sz w:val="20"/>
              </w:rPr>
            </w:pPr>
            <w:r>
              <w:rPr>
                <w:rFonts w:ascii="Tahoma" w:hAnsi="Tahoma" w:cs="Tahoma"/>
                <w:noProof/>
                <w:sz w:val="20"/>
              </w:rPr>
              <w:t>Validate with Material master, PO</w:t>
            </w:r>
            <w:r w:rsidR="00702F6E">
              <w:rPr>
                <w:rFonts w:ascii="Tahoma" w:hAnsi="Tahoma" w:cs="Tahoma"/>
                <w:noProof/>
                <w:sz w:val="20"/>
              </w:rPr>
              <w:t xml:space="preserve"> History detai</w:t>
            </w:r>
            <w:r w:rsidR="00C154AC">
              <w:rPr>
                <w:rFonts w:ascii="Tahoma" w:hAnsi="Tahoma" w:cs="Tahoma"/>
                <w:noProof/>
                <w:sz w:val="20"/>
              </w:rPr>
              <w:t>l</w:t>
            </w:r>
            <w:r w:rsidR="00702F6E">
              <w:rPr>
                <w:rFonts w:ascii="Tahoma" w:hAnsi="Tahoma" w:cs="Tahoma"/>
                <w:noProof/>
                <w:sz w:val="20"/>
              </w:rPr>
              <w:t>s and Accounting details</w:t>
            </w:r>
            <w:r>
              <w:rPr>
                <w:rFonts w:ascii="Tahoma" w:hAnsi="Tahoma" w:cs="Tahoma"/>
                <w:noProof/>
                <w:sz w:val="20"/>
              </w:rPr>
              <w:t xml:space="preserve"> with report output</w:t>
            </w:r>
            <w:r w:rsidR="00C154AC">
              <w:rPr>
                <w:rFonts w:ascii="Tahoma" w:hAnsi="Tahoma" w:cs="Tahoma"/>
                <w:noProof/>
                <w:sz w:val="20"/>
              </w:rPr>
              <w:t xml:space="preserve"> FAGLL03 Report output</w:t>
            </w:r>
          </w:p>
        </w:tc>
        <w:tc>
          <w:tcPr>
            <w:tcW w:w="2160" w:type="dxa"/>
            <w:tcBorders>
              <w:left w:val="single" w:sz="4" w:space="0" w:color="auto"/>
              <w:bottom w:val="single" w:sz="8" w:space="0" w:color="auto"/>
              <w:right w:val="single" w:sz="4" w:space="0" w:color="auto"/>
            </w:tcBorders>
          </w:tcPr>
          <w:p w14:paraId="686F1A33" w14:textId="77777777" w:rsidR="002257E7" w:rsidRPr="00632B36" w:rsidRDefault="002257E7" w:rsidP="00922D5F">
            <w:pPr>
              <w:pStyle w:val="TableText"/>
              <w:rPr>
                <w:rFonts w:ascii="Tahoma" w:hAnsi="Tahoma" w:cs="Tahoma"/>
                <w:noProof/>
              </w:rPr>
            </w:pPr>
          </w:p>
        </w:tc>
      </w:tr>
      <w:tr w:rsidR="002257E7" w:rsidRPr="00632B36" w14:paraId="7659D6A8" w14:textId="77777777" w:rsidTr="00C76FFE">
        <w:trPr>
          <w:cantSplit/>
          <w:trHeight w:val="225"/>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6C00C607" w14:textId="77777777" w:rsidR="002257E7" w:rsidRPr="00632B36" w:rsidRDefault="002257E7" w:rsidP="00922D5F">
            <w:pPr>
              <w:pStyle w:val="TableText"/>
              <w:rPr>
                <w:rFonts w:ascii="Tahoma" w:hAnsi="Tahoma" w:cs="Tahoma"/>
                <w:noProof/>
                <w:sz w:val="20"/>
              </w:rPr>
            </w:pPr>
            <w:r w:rsidRPr="00632B36">
              <w:rPr>
                <w:rFonts w:ascii="Tahoma" w:hAnsi="Tahoma" w:cs="Tahoma"/>
                <w:noProof/>
                <w:sz w:val="20"/>
              </w:rPr>
              <w:t>2</w:t>
            </w:r>
          </w:p>
        </w:tc>
        <w:tc>
          <w:tcPr>
            <w:tcW w:w="3069" w:type="dxa"/>
            <w:tcBorders>
              <w:top w:val="single" w:sz="8" w:space="0" w:color="auto"/>
              <w:left w:val="single" w:sz="8" w:space="0" w:color="auto"/>
              <w:bottom w:val="single" w:sz="8" w:space="0" w:color="auto"/>
              <w:right w:val="single" w:sz="4" w:space="0" w:color="auto"/>
            </w:tcBorders>
            <w:shd w:val="clear" w:color="auto" w:fill="FFFFFF"/>
          </w:tcPr>
          <w:p w14:paraId="74B9EC95" w14:textId="77777777" w:rsidR="002257E7" w:rsidRPr="00632B36" w:rsidRDefault="002257E7" w:rsidP="00C76FFE">
            <w:pPr>
              <w:pStyle w:val="TableText"/>
              <w:spacing w:before="0" w:after="0"/>
              <w:rPr>
                <w:rFonts w:ascii="Tahoma" w:hAnsi="Tahoma" w:cs="Tahoma"/>
                <w:noProof/>
                <w:sz w:val="20"/>
              </w:rPr>
            </w:pPr>
          </w:p>
        </w:tc>
        <w:tc>
          <w:tcPr>
            <w:tcW w:w="3330" w:type="dxa"/>
            <w:tcBorders>
              <w:top w:val="single" w:sz="8" w:space="0" w:color="auto"/>
              <w:left w:val="single" w:sz="4" w:space="0" w:color="auto"/>
              <w:bottom w:val="single" w:sz="8" w:space="0" w:color="auto"/>
              <w:right w:val="single" w:sz="4" w:space="0" w:color="auto"/>
            </w:tcBorders>
            <w:shd w:val="clear" w:color="auto" w:fill="FFFFFF"/>
          </w:tcPr>
          <w:p w14:paraId="1BB5FBA7" w14:textId="77777777" w:rsidR="002257E7" w:rsidRPr="00632B36" w:rsidRDefault="002257E7" w:rsidP="00922D5F">
            <w:pPr>
              <w:pStyle w:val="TableText"/>
              <w:spacing w:before="0" w:after="0"/>
              <w:rPr>
                <w:rFonts w:ascii="Tahoma" w:hAnsi="Tahoma" w:cs="Tahoma"/>
                <w:noProof/>
                <w:sz w:val="20"/>
              </w:rPr>
            </w:pPr>
          </w:p>
        </w:tc>
        <w:tc>
          <w:tcPr>
            <w:tcW w:w="2160" w:type="dxa"/>
            <w:tcBorders>
              <w:top w:val="single" w:sz="8" w:space="0" w:color="auto"/>
              <w:left w:val="single" w:sz="4" w:space="0" w:color="auto"/>
              <w:bottom w:val="single" w:sz="8" w:space="0" w:color="auto"/>
              <w:right w:val="single" w:sz="4" w:space="0" w:color="auto"/>
            </w:tcBorders>
            <w:shd w:val="clear" w:color="auto" w:fill="FFFFFF"/>
          </w:tcPr>
          <w:p w14:paraId="2F840252" w14:textId="77777777" w:rsidR="002257E7" w:rsidRPr="00632B36" w:rsidRDefault="002257E7" w:rsidP="00922D5F">
            <w:pPr>
              <w:pStyle w:val="TableText"/>
              <w:spacing w:before="0" w:after="0"/>
              <w:rPr>
                <w:rFonts w:ascii="Tahoma" w:hAnsi="Tahoma" w:cs="Tahoma"/>
                <w:noProof/>
                <w:sz w:val="20"/>
              </w:rPr>
            </w:pPr>
          </w:p>
        </w:tc>
      </w:tr>
      <w:tr w:rsidR="002257E7" w:rsidRPr="00632B36" w14:paraId="162ACADA" w14:textId="77777777" w:rsidTr="00C76FFE">
        <w:trPr>
          <w:cantSplit/>
          <w:trHeight w:val="225"/>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6F8CE72F" w14:textId="77777777" w:rsidR="002257E7" w:rsidRPr="00632B36" w:rsidRDefault="002257E7" w:rsidP="00922D5F">
            <w:pPr>
              <w:pStyle w:val="TableText"/>
              <w:rPr>
                <w:rFonts w:ascii="Tahoma" w:hAnsi="Tahoma" w:cs="Tahoma"/>
                <w:noProof/>
                <w:sz w:val="20"/>
              </w:rPr>
            </w:pPr>
            <w:r w:rsidRPr="00632B36">
              <w:rPr>
                <w:rFonts w:ascii="Tahoma" w:hAnsi="Tahoma" w:cs="Tahoma"/>
                <w:noProof/>
                <w:sz w:val="20"/>
              </w:rPr>
              <w:t>3</w:t>
            </w:r>
          </w:p>
        </w:tc>
        <w:tc>
          <w:tcPr>
            <w:tcW w:w="3069" w:type="dxa"/>
            <w:tcBorders>
              <w:top w:val="single" w:sz="8" w:space="0" w:color="auto"/>
              <w:left w:val="single" w:sz="8" w:space="0" w:color="auto"/>
              <w:bottom w:val="single" w:sz="8" w:space="0" w:color="auto"/>
              <w:right w:val="single" w:sz="4" w:space="0" w:color="auto"/>
            </w:tcBorders>
            <w:shd w:val="clear" w:color="auto" w:fill="FFFFFF"/>
          </w:tcPr>
          <w:p w14:paraId="0B8DF588" w14:textId="77777777" w:rsidR="002257E7" w:rsidRPr="00632B36" w:rsidRDefault="002257E7" w:rsidP="00922D5F">
            <w:pPr>
              <w:pStyle w:val="TableText"/>
              <w:spacing w:before="0" w:after="0"/>
              <w:rPr>
                <w:rFonts w:ascii="Tahoma" w:hAnsi="Tahoma" w:cs="Tahoma"/>
                <w:noProof/>
                <w:sz w:val="20"/>
              </w:rPr>
            </w:pPr>
          </w:p>
        </w:tc>
        <w:tc>
          <w:tcPr>
            <w:tcW w:w="3330" w:type="dxa"/>
            <w:tcBorders>
              <w:top w:val="single" w:sz="8" w:space="0" w:color="auto"/>
              <w:left w:val="single" w:sz="4" w:space="0" w:color="auto"/>
              <w:bottom w:val="single" w:sz="8" w:space="0" w:color="auto"/>
              <w:right w:val="single" w:sz="4" w:space="0" w:color="auto"/>
            </w:tcBorders>
            <w:shd w:val="clear" w:color="auto" w:fill="FFFFFF"/>
          </w:tcPr>
          <w:p w14:paraId="601114D5" w14:textId="77777777" w:rsidR="002257E7" w:rsidRPr="00632B36" w:rsidRDefault="002257E7" w:rsidP="00922D5F">
            <w:pPr>
              <w:pStyle w:val="TableText"/>
              <w:spacing w:before="0" w:after="0"/>
              <w:rPr>
                <w:rFonts w:ascii="Tahoma" w:hAnsi="Tahoma" w:cs="Tahoma"/>
                <w:noProof/>
                <w:sz w:val="20"/>
              </w:rPr>
            </w:pPr>
          </w:p>
        </w:tc>
        <w:tc>
          <w:tcPr>
            <w:tcW w:w="2160" w:type="dxa"/>
            <w:tcBorders>
              <w:top w:val="single" w:sz="8" w:space="0" w:color="auto"/>
              <w:left w:val="single" w:sz="4" w:space="0" w:color="auto"/>
              <w:bottom w:val="single" w:sz="8" w:space="0" w:color="auto"/>
              <w:right w:val="single" w:sz="4" w:space="0" w:color="auto"/>
            </w:tcBorders>
            <w:shd w:val="clear" w:color="auto" w:fill="FFFFFF"/>
          </w:tcPr>
          <w:p w14:paraId="0A591296" w14:textId="77777777" w:rsidR="002257E7" w:rsidRPr="00632B36" w:rsidRDefault="002257E7" w:rsidP="00922D5F">
            <w:pPr>
              <w:pStyle w:val="TableText"/>
              <w:spacing w:before="0" w:after="0"/>
              <w:rPr>
                <w:rFonts w:ascii="Tahoma" w:hAnsi="Tahoma" w:cs="Tahoma"/>
                <w:noProof/>
                <w:sz w:val="20"/>
              </w:rPr>
            </w:pPr>
          </w:p>
        </w:tc>
      </w:tr>
      <w:tr w:rsidR="00CC044B" w:rsidRPr="00632B36" w14:paraId="0CB19A31" w14:textId="77777777" w:rsidTr="00C76FFE">
        <w:trPr>
          <w:cantSplit/>
          <w:trHeight w:val="225"/>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02B4D62E" w14:textId="77777777" w:rsidR="00CC044B" w:rsidRPr="00632B36" w:rsidRDefault="00CC044B" w:rsidP="00922D5F">
            <w:pPr>
              <w:pStyle w:val="TableText"/>
              <w:rPr>
                <w:rFonts w:ascii="Tahoma" w:hAnsi="Tahoma" w:cs="Tahoma"/>
                <w:noProof/>
                <w:sz w:val="20"/>
              </w:rPr>
            </w:pPr>
            <w:r>
              <w:rPr>
                <w:rFonts w:ascii="Tahoma" w:hAnsi="Tahoma" w:cs="Tahoma"/>
                <w:noProof/>
                <w:sz w:val="20"/>
              </w:rPr>
              <w:t>4</w:t>
            </w:r>
          </w:p>
        </w:tc>
        <w:tc>
          <w:tcPr>
            <w:tcW w:w="3069" w:type="dxa"/>
            <w:tcBorders>
              <w:top w:val="single" w:sz="8" w:space="0" w:color="auto"/>
              <w:left w:val="single" w:sz="8" w:space="0" w:color="auto"/>
              <w:bottom w:val="single" w:sz="8" w:space="0" w:color="auto"/>
              <w:right w:val="single" w:sz="4" w:space="0" w:color="auto"/>
            </w:tcBorders>
            <w:shd w:val="clear" w:color="auto" w:fill="FFFFFF"/>
          </w:tcPr>
          <w:p w14:paraId="6E89530A" w14:textId="77777777" w:rsidR="00CC044B" w:rsidRDefault="00CC044B" w:rsidP="00922D5F">
            <w:pPr>
              <w:pStyle w:val="TableText"/>
              <w:spacing w:before="0" w:after="0"/>
              <w:rPr>
                <w:rFonts w:ascii="Tahoma" w:hAnsi="Tahoma" w:cs="Tahoma"/>
                <w:noProof/>
                <w:sz w:val="20"/>
              </w:rPr>
            </w:pPr>
          </w:p>
        </w:tc>
        <w:tc>
          <w:tcPr>
            <w:tcW w:w="3330" w:type="dxa"/>
            <w:tcBorders>
              <w:top w:val="single" w:sz="8" w:space="0" w:color="auto"/>
              <w:left w:val="single" w:sz="4" w:space="0" w:color="auto"/>
              <w:bottom w:val="single" w:sz="8" w:space="0" w:color="auto"/>
              <w:right w:val="single" w:sz="4" w:space="0" w:color="auto"/>
            </w:tcBorders>
            <w:shd w:val="clear" w:color="auto" w:fill="FFFFFF"/>
          </w:tcPr>
          <w:p w14:paraId="2543868C" w14:textId="77777777" w:rsidR="00CC044B" w:rsidRDefault="00CC044B" w:rsidP="00922D5F">
            <w:pPr>
              <w:pStyle w:val="TableText"/>
              <w:spacing w:before="0" w:after="0"/>
              <w:rPr>
                <w:rFonts w:ascii="Tahoma" w:hAnsi="Tahoma" w:cs="Tahoma"/>
                <w:noProof/>
                <w:sz w:val="20"/>
              </w:rPr>
            </w:pPr>
          </w:p>
        </w:tc>
        <w:tc>
          <w:tcPr>
            <w:tcW w:w="2160" w:type="dxa"/>
            <w:tcBorders>
              <w:top w:val="single" w:sz="8" w:space="0" w:color="auto"/>
              <w:left w:val="single" w:sz="4" w:space="0" w:color="auto"/>
              <w:bottom w:val="single" w:sz="8" w:space="0" w:color="auto"/>
              <w:right w:val="single" w:sz="4" w:space="0" w:color="auto"/>
            </w:tcBorders>
            <w:shd w:val="clear" w:color="auto" w:fill="FFFFFF"/>
          </w:tcPr>
          <w:p w14:paraId="2A8D603C" w14:textId="77777777" w:rsidR="00CC044B" w:rsidRPr="00632B36" w:rsidRDefault="00CC044B" w:rsidP="00922D5F">
            <w:pPr>
              <w:pStyle w:val="TableText"/>
              <w:spacing w:before="0" w:after="0"/>
              <w:rPr>
                <w:rFonts w:ascii="Tahoma" w:hAnsi="Tahoma" w:cs="Tahoma"/>
                <w:noProof/>
                <w:sz w:val="20"/>
              </w:rPr>
            </w:pPr>
          </w:p>
        </w:tc>
      </w:tr>
      <w:tr w:rsidR="00CC044B" w:rsidRPr="00632B36" w14:paraId="2F8BF4AD" w14:textId="77777777" w:rsidTr="00C76FFE">
        <w:trPr>
          <w:cantSplit/>
          <w:trHeight w:val="225"/>
        </w:trPr>
        <w:tc>
          <w:tcPr>
            <w:tcW w:w="646" w:type="dxa"/>
            <w:tcBorders>
              <w:top w:val="single" w:sz="8" w:space="0" w:color="auto"/>
              <w:left w:val="single" w:sz="4" w:space="0" w:color="auto"/>
              <w:bottom w:val="single" w:sz="4" w:space="0" w:color="auto"/>
              <w:right w:val="single" w:sz="8" w:space="0" w:color="auto"/>
            </w:tcBorders>
            <w:shd w:val="clear" w:color="auto" w:fill="FFFFFF"/>
          </w:tcPr>
          <w:p w14:paraId="14750CB7" w14:textId="77777777" w:rsidR="00CC044B" w:rsidRDefault="00CC044B" w:rsidP="00922D5F">
            <w:pPr>
              <w:pStyle w:val="TableText"/>
              <w:rPr>
                <w:rFonts w:ascii="Tahoma" w:hAnsi="Tahoma" w:cs="Tahoma"/>
                <w:noProof/>
                <w:sz w:val="20"/>
              </w:rPr>
            </w:pPr>
            <w:r>
              <w:rPr>
                <w:rFonts w:ascii="Tahoma" w:hAnsi="Tahoma" w:cs="Tahoma"/>
                <w:noProof/>
                <w:sz w:val="20"/>
              </w:rPr>
              <w:t>5</w:t>
            </w:r>
          </w:p>
        </w:tc>
        <w:tc>
          <w:tcPr>
            <w:tcW w:w="3069" w:type="dxa"/>
            <w:tcBorders>
              <w:top w:val="single" w:sz="8" w:space="0" w:color="auto"/>
              <w:left w:val="single" w:sz="8" w:space="0" w:color="auto"/>
              <w:bottom w:val="single" w:sz="4" w:space="0" w:color="auto"/>
              <w:right w:val="single" w:sz="4" w:space="0" w:color="auto"/>
            </w:tcBorders>
            <w:shd w:val="clear" w:color="auto" w:fill="FFFFFF"/>
          </w:tcPr>
          <w:p w14:paraId="697583D2" w14:textId="77777777" w:rsidR="00CC044B" w:rsidRDefault="00CC044B" w:rsidP="00922D5F">
            <w:pPr>
              <w:pStyle w:val="TableText"/>
              <w:spacing w:before="0" w:after="0"/>
              <w:rPr>
                <w:rFonts w:ascii="Tahoma" w:hAnsi="Tahoma" w:cs="Tahoma"/>
                <w:noProof/>
                <w:sz w:val="20"/>
              </w:rPr>
            </w:pPr>
          </w:p>
        </w:tc>
        <w:tc>
          <w:tcPr>
            <w:tcW w:w="3330" w:type="dxa"/>
            <w:tcBorders>
              <w:top w:val="single" w:sz="8" w:space="0" w:color="auto"/>
              <w:left w:val="single" w:sz="4" w:space="0" w:color="auto"/>
              <w:bottom w:val="single" w:sz="4" w:space="0" w:color="auto"/>
              <w:right w:val="single" w:sz="4" w:space="0" w:color="auto"/>
            </w:tcBorders>
            <w:shd w:val="clear" w:color="auto" w:fill="FFFFFF"/>
          </w:tcPr>
          <w:p w14:paraId="5C4F0A18" w14:textId="77777777" w:rsidR="00CC044B" w:rsidRDefault="00CC044B" w:rsidP="00922D5F">
            <w:pPr>
              <w:pStyle w:val="TableText"/>
              <w:spacing w:before="0" w:after="0"/>
              <w:rPr>
                <w:rFonts w:ascii="Tahoma" w:hAnsi="Tahoma" w:cs="Tahoma"/>
                <w:noProof/>
                <w:sz w:val="20"/>
              </w:rPr>
            </w:pPr>
          </w:p>
        </w:tc>
        <w:tc>
          <w:tcPr>
            <w:tcW w:w="2160" w:type="dxa"/>
            <w:tcBorders>
              <w:top w:val="single" w:sz="8" w:space="0" w:color="auto"/>
              <w:left w:val="single" w:sz="4" w:space="0" w:color="auto"/>
              <w:bottom w:val="single" w:sz="4" w:space="0" w:color="auto"/>
              <w:right w:val="single" w:sz="4" w:space="0" w:color="auto"/>
            </w:tcBorders>
            <w:shd w:val="clear" w:color="auto" w:fill="FFFFFF"/>
          </w:tcPr>
          <w:p w14:paraId="5F432FC1" w14:textId="77777777" w:rsidR="00CC044B" w:rsidRPr="00632B36" w:rsidRDefault="00CC044B" w:rsidP="00922D5F">
            <w:pPr>
              <w:pStyle w:val="TableText"/>
              <w:spacing w:before="0" w:after="0"/>
              <w:rPr>
                <w:rFonts w:ascii="Tahoma" w:hAnsi="Tahoma" w:cs="Tahoma"/>
                <w:noProof/>
                <w:sz w:val="20"/>
              </w:rPr>
            </w:pPr>
          </w:p>
        </w:tc>
      </w:tr>
    </w:tbl>
    <w:p w14:paraId="27366A77" w14:textId="77777777" w:rsidR="002257E7" w:rsidRPr="00632B36" w:rsidRDefault="002257E7" w:rsidP="002257E7">
      <w:pPr>
        <w:rPr>
          <w:rFonts w:ascii="Tahoma" w:hAnsi="Tahoma" w:cs="Tahoma"/>
        </w:rPr>
      </w:pPr>
    </w:p>
    <w:p w14:paraId="6D9F13FF" w14:textId="77777777" w:rsidR="002257E7" w:rsidRPr="00632B36" w:rsidRDefault="002257E7" w:rsidP="002257E7">
      <w:pPr>
        <w:pStyle w:val="Heading3"/>
        <w:tabs>
          <w:tab w:val="num" w:pos="540"/>
        </w:tabs>
        <w:ind w:left="0"/>
        <w:rPr>
          <w:rFonts w:ascii="Tahoma" w:hAnsi="Tahoma" w:cs="Tahoma"/>
          <w:i/>
          <w:sz w:val="22"/>
          <w:szCs w:val="22"/>
        </w:rPr>
      </w:pPr>
      <w:bookmarkStart w:id="177" w:name="_Toc304125047"/>
      <w:r w:rsidRPr="00632B36">
        <w:rPr>
          <w:rFonts w:ascii="Tahoma" w:hAnsi="Tahoma" w:cs="Tahoma"/>
          <w:i/>
          <w:sz w:val="22"/>
          <w:szCs w:val="22"/>
        </w:rPr>
        <w:t>Test Data &amp; Other Needs</w:t>
      </w:r>
      <w:bookmarkEnd w:id="177"/>
    </w:p>
    <w:p w14:paraId="0ACF0365" w14:textId="77777777" w:rsidR="002257E7" w:rsidRPr="00632B36" w:rsidRDefault="002257E7" w:rsidP="002257E7">
      <w:pPr>
        <w:rPr>
          <w:rFonts w:ascii="Tahoma" w:hAnsi="Tahoma" w:cs="Tahoma"/>
          <w:bCs/>
          <w:i/>
          <w:iCs/>
          <w:sz w:val="20"/>
        </w:rPr>
      </w:pPr>
      <w:r w:rsidRPr="00632B36">
        <w:rPr>
          <w:rFonts w:ascii="Tahoma" w:hAnsi="Tahoma" w:cs="Tahoma"/>
          <w:bCs/>
          <w:i/>
          <w:iCs/>
          <w:sz w:val="20"/>
        </w:rPr>
        <w:t>&lt;If any, specify test data set-up &amp; refresh needs, volume of data, timeliness of data, etc.&gt;</w:t>
      </w:r>
    </w:p>
    <w:p w14:paraId="42C1E094" w14:textId="77777777" w:rsidR="002257E7" w:rsidRDefault="002257E7" w:rsidP="002257E7">
      <w:pPr>
        <w:rPr>
          <w:rFonts w:ascii="Tahoma" w:hAnsi="Tahoma" w:cs="Tahoma"/>
          <w:bCs/>
          <w:iCs/>
          <w:sz w:val="20"/>
        </w:rPr>
      </w:pPr>
    </w:p>
    <w:p w14:paraId="22D17206" w14:textId="77777777" w:rsidR="002257E7" w:rsidRPr="00632B36" w:rsidRDefault="002257E7" w:rsidP="002257E7">
      <w:pPr>
        <w:rPr>
          <w:rFonts w:ascii="Tahoma" w:hAnsi="Tahoma" w:cs="Tahoma"/>
          <w:sz w:val="20"/>
        </w:rPr>
      </w:pPr>
    </w:p>
    <w:p w14:paraId="58100501" w14:textId="77777777" w:rsidR="002257E7" w:rsidRPr="00632B36" w:rsidRDefault="002257E7" w:rsidP="002257E7">
      <w:pPr>
        <w:pStyle w:val="Heading3"/>
        <w:tabs>
          <w:tab w:val="num" w:pos="540"/>
        </w:tabs>
        <w:ind w:left="0"/>
        <w:rPr>
          <w:rFonts w:ascii="Tahoma" w:hAnsi="Tahoma" w:cs="Tahoma"/>
          <w:i/>
          <w:sz w:val="22"/>
          <w:szCs w:val="22"/>
        </w:rPr>
      </w:pPr>
      <w:bookmarkStart w:id="178" w:name="_Toc304125048"/>
      <w:r w:rsidRPr="00632B36">
        <w:rPr>
          <w:rFonts w:ascii="Tahoma" w:hAnsi="Tahoma" w:cs="Tahoma"/>
          <w:i/>
          <w:sz w:val="22"/>
          <w:szCs w:val="22"/>
        </w:rPr>
        <w:t>Test System &amp; Environment</w:t>
      </w:r>
      <w:bookmarkEnd w:id="178"/>
    </w:p>
    <w:p w14:paraId="799CD35F" w14:textId="77777777" w:rsidR="002257E7" w:rsidRPr="00632B36" w:rsidRDefault="002257E7" w:rsidP="002257E7">
      <w:pPr>
        <w:rPr>
          <w:rFonts w:ascii="Tahoma" w:hAnsi="Tahoma" w:cs="Tahoma"/>
          <w:bCs/>
          <w:i/>
          <w:iCs/>
          <w:sz w:val="20"/>
        </w:rPr>
      </w:pPr>
      <w:r w:rsidRPr="00632B36">
        <w:rPr>
          <w:rFonts w:ascii="Tahoma" w:hAnsi="Tahoma" w:cs="Tahoma"/>
          <w:bCs/>
          <w:i/>
          <w:iCs/>
          <w:sz w:val="20"/>
        </w:rPr>
        <w:t>&lt;Identify test system and client.&gt;</w:t>
      </w:r>
    </w:p>
    <w:p w14:paraId="1065E5D1" w14:textId="77777777" w:rsidR="002257E7" w:rsidRPr="00632B36" w:rsidRDefault="002257E7" w:rsidP="002257E7">
      <w:pPr>
        <w:rPr>
          <w:rFonts w:ascii="Tahoma" w:hAnsi="Tahoma" w:cs="Tahoma"/>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7290"/>
      </w:tblGrid>
      <w:tr w:rsidR="002257E7" w:rsidRPr="00632B36" w14:paraId="5085D5BE" w14:textId="77777777" w:rsidTr="00922D5F">
        <w:tc>
          <w:tcPr>
            <w:tcW w:w="1638" w:type="dxa"/>
          </w:tcPr>
          <w:p w14:paraId="302E319B" w14:textId="77777777" w:rsidR="002257E7" w:rsidRPr="00632B36" w:rsidRDefault="002257E7" w:rsidP="00922D5F">
            <w:pPr>
              <w:pStyle w:val="Tabletitle"/>
              <w:rPr>
                <w:rFonts w:ascii="Tahoma" w:hAnsi="Tahoma" w:cs="Tahoma"/>
              </w:rPr>
            </w:pPr>
            <w:r w:rsidRPr="00632B36">
              <w:rPr>
                <w:rFonts w:ascii="Tahoma" w:hAnsi="Tahoma" w:cs="Tahoma"/>
              </w:rPr>
              <w:t>Test System:</w:t>
            </w:r>
          </w:p>
        </w:tc>
        <w:tc>
          <w:tcPr>
            <w:tcW w:w="7290" w:type="dxa"/>
          </w:tcPr>
          <w:p w14:paraId="7731E75D" w14:textId="77777777" w:rsidR="002257E7" w:rsidRPr="00632B36" w:rsidRDefault="008D6C70" w:rsidP="00922D5F">
            <w:pPr>
              <w:pStyle w:val="TableText"/>
              <w:rPr>
                <w:rFonts w:ascii="Tahoma" w:hAnsi="Tahoma" w:cs="Tahoma"/>
                <w:szCs w:val="18"/>
              </w:rPr>
            </w:pPr>
            <w:r>
              <w:rPr>
                <w:rFonts w:ascii="Tahoma" w:hAnsi="Tahoma" w:cs="Tahoma"/>
                <w:szCs w:val="18"/>
              </w:rPr>
              <w:t>X08 and Q08</w:t>
            </w:r>
          </w:p>
        </w:tc>
      </w:tr>
      <w:tr w:rsidR="002257E7" w:rsidRPr="00632B36" w14:paraId="5DCFA63D" w14:textId="77777777" w:rsidTr="00922D5F">
        <w:tc>
          <w:tcPr>
            <w:tcW w:w="1638" w:type="dxa"/>
          </w:tcPr>
          <w:p w14:paraId="3965B6B6" w14:textId="77777777" w:rsidR="002257E7" w:rsidRPr="00632B36" w:rsidRDefault="002257E7" w:rsidP="00922D5F">
            <w:pPr>
              <w:pStyle w:val="Tabletitle"/>
              <w:rPr>
                <w:rFonts w:ascii="Tahoma" w:hAnsi="Tahoma" w:cs="Tahoma"/>
              </w:rPr>
            </w:pPr>
            <w:r w:rsidRPr="00632B36">
              <w:rPr>
                <w:rFonts w:ascii="Tahoma" w:hAnsi="Tahoma" w:cs="Tahoma"/>
              </w:rPr>
              <w:t>Client:</w:t>
            </w:r>
          </w:p>
        </w:tc>
        <w:tc>
          <w:tcPr>
            <w:tcW w:w="7290" w:type="dxa"/>
            <w:tcBorders>
              <w:bottom w:val="single" w:sz="4" w:space="0" w:color="auto"/>
            </w:tcBorders>
          </w:tcPr>
          <w:p w14:paraId="0E1F320C" w14:textId="77777777" w:rsidR="002257E7" w:rsidRPr="00632B36" w:rsidRDefault="003C1EBE" w:rsidP="00922D5F">
            <w:pPr>
              <w:pStyle w:val="TableText"/>
              <w:rPr>
                <w:rFonts w:ascii="Tahoma" w:hAnsi="Tahoma" w:cs="Tahoma"/>
                <w:szCs w:val="18"/>
              </w:rPr>
            </w:pPr>
            <w:r>
              <w:rPr>
                <w:rFonts w:ascii="Tahoma" w:hAnsi="Tahoma" w:cs="Tahoma"/>
                <w:szCs w:val="18"/>
              </w:rPr>
              <w:t>200</w:t>
            </w:r>
          </w:p>
        </w:tc>
      </w:tr>
    </w:tbl>
    <w:p w14:paraId="02294EA0" w14:textId="77777777" w:rsidR="002257E7" w:rsidRPr="00632B36" w:rsidRDefault="002257E7" w:rsidP="002257E7">
      <w:pPr>
        <w:pStyle w:val="TableText"/>
        <w:rPr>
          <w:rFonts w:ascii="Tahoma" w:hAnsi="Tahoma" w:cs="Tahoma"/>
        </w:rPr>
      </w:pPr>
    </w:p>
    <w:p w14:paraId="05BA0926" w14:textId="77777777" w:rsidR="002257E7" w:rsidRPr="00632B36" w:rsidRDefault="002257E7" w:rsidP="002257E7">
      <w:pPr>
        <w:pStyle w:val="Heading2"/>
        <w:tabs>
          <w:tab w:val="num" w:pos="540"/>
        </w:tabs>
        <w:ind w:left="0"/>
        <w:rPr>
          <w:rFonts w:ascii="Tahoma" w:hAnsi="Tahoma" w:cs="Tahoma"/>
          <w:i w:val="0"/>
          <w:sz w:val="24"/>
          <w:szCs w:val="24"/>
        </w:rPr>
      </w:pPr>
      <w:bookmarkStart w:id="179" w:name="_Toc304125049"/>
      <w:r w:rsidRPr="00632B36">
        <w:rPr>
          <w:rFonts w:ascii="Tahoma" w:hAnsi="Tahoma" w:cs="Tahoma"/>
          <w:i w:val="0"/>
          <w:sz w:val="24"/>
          <w:szCs w:val="24"/>
        </w:rPr>
        <w:t>Audit Requirements/Integrity Controls</w:t>
      </w:r>
      <w:bookmarkEnd w:id="179"/>
    </w:p>
    <w:p w14:paraId="4CFDB30D" w14:textId="77777777" w:rsidR="002257E7" w:rsidRPr="00632B36" w:rsidRDefault="002257E7" w:rsidP="002257E7">
      <w:pPr>
        <w:rPr>
          <w:rFonts w:ascii="Tahoma" w:hAnsi="Tahoma" w:cs="Tahoma"/>
          <w:i/>
          <w:sz w:val="20"/>
        </w:rPr>
      </w:pPr>
      <w:r w:rsidRPr="00632B36">
        <w:rPr>
          <w:rFonts w:ascii="Tahoma" w:hAnsi="Tahoma" w:cs="Tahoma"/>
          <w:i/>
          <w:sz w:val="20"/>
        </w:rPr>
        <w:t>&lt;Specify the controls that are required to ensure that the data has been processed correctly.&gt;</w:t>
      </w:r>
    </w:p>
    <w:p w14:paraId="3BCAC5B1" w14:textId="77777777" w:rsidR="002257E7" w:rsidRPr="00632B36" w:rsidRDefault="002257E7" w:rsidP="002257E7">
      <w:pPr>
        <w:rPr>
          <w:rFonts w:ascii="Tahoma" w:hAnsi="Tahoma" w:cs="Tahoma"/>
        </w:rPr>
      </w:pPr>
    </w:p>
    <w:p w14:paraId="6D0EE8E5" w14:textId="77777777" w:rsidR="002257E7" w:rsidRPr="00632B36" w:rsidRDefault="002257E7" w:rsidP="002257E7">
      <w:pPr>
        <w:rPr>
          <w:rFonts w:ascii="Tahoma" w:hAnsi="Tahoma" w:cs="Tahoma"/>
        </w:rPr>
      </w:pPr>
    </w:p>
    <w:p w14:paraId="700991F9" w14:textId="77777777" w:rsidR="002257E7" w:rsidRPr="00632B36" w:rsidRDefault="002257E7" w:rsidP="002257E7">
      <w:pPr>
        <w:pStyle w:val="Heading2"/>
        <w:tabs>
          <w:tab w:val="num" w:pos="540"/>
        </w:tabs>
        <w:ind w:left="0"/>
        <w:rPr>
          <w:rFonts w:ascii="Tahoma" w:hAnsi="Tahoma" w:cs="Tahoma"/>
          <w:i w:val="0"/>
          <w:sz w:val="24"/>
          <w:szCs w:val="24"/>
        </w:rPr>
      </w:pPr>
      <w:bookmarkStart w:id="180" w:name="_Toc304125050"/>
      <w:r w:rsidRPr="00632B36">
        <w:rPr>
          <w:rFonts w:ascii="Tahoma" w:hAnsi="Tahoma" w:cs="Tahoma"/>
          <w:i w:val="0"/>
          <w:sz w:val="24"/>
          <w:szCs w:val="24"/>
        </w:rPr>
        <w:t>Security/Authorization Requirements</w:t>
      </w:r>
      <w:bookmarkEnd w:id="180"/>
    </w:p>
    <w:p w14:paraId="3A31F62B" w14:textId="77777777" w:rsidR="002257E7" w:rsidRPr="0042247B" w:rsidRDefault="002257E7" w:rsidP="002257E7">
      <w:pPr>
        <w:rPr>
          <w:rFonts w:ascii="Tahoma" w:hAnsi="Tahoma" w:cs="Tahoma"/>
          <w:i/>
          <w:sz w:val="20"/>
        </w:rPr>
      </w:pPr>
      <w:r w:rsidRPr="00632B36">
        <w:rPr>
          <w:rFonts w:ascii="Tahoma" w:hAnsi="Tahoma" w:cs="Tahoma"/>
          <w:i/>
          <w:sz w:val="20"/>
        </w:rPr>
        <w:t>&lt;Provide any special authorization checking or data security provisions required.&gt;</w:t>
      </w:r>
    </w:p>
    <w:p w14:paraId="29BD9B13" w14:textId="77777777" w:rsidR="002257E7" w:rsidRPr="003A6BEC" w:rsidRDefault="00702F6E" w:rsidP="002257E7">
      <w:r w:rsidRPr="00702F6E">
        <w:rPr>
          <w:highlight w:val="yellow"/>
        </w:rPr>
        <w:t>Not Needed</w:t>
      </w:r>
    </w:p>
    <w:p w14:paraId="69F2FE5E" w14:textId="77777777" w:rsidR="00CC044B" w:rsidRDefault="00CC044B">
      <w:r>
        <w:t>Following finance roles need to access this report:</w:t>
      </w:r>
    </w:p>
    <w:tbl>
      <w:tblPr>
        <w:tblW w:w="8360" w:type="dxa"/>
        <w:tblInd w:w="93" w:type="dxa"/>
        <w:tblLook w:val="04A0" w:firstRow="1" w:lastRow="0" w:firstColumn="1" w:lastColumn="0" w:noHBand="0" w:noVBand="1"/>
      </w:tblPr>
      <w:tblGrid>
        <w:gridCol w:w="3760"/>
        <w:gridCol w:w="4600"/>
      </w:tblGrid>
      <w:tr w:rsidR="00DC41EE" w:rsidRPr="00DC41EE" w14:paraId="04789B31" w14:textId="77777777" w:rsidTr="00DC41EE">
        <w:trPr>
          <w:trHeight w:val="300"/>
        </w:trPr>
        <w:tc>
          <w:tcPr>
            <w:tcW w:w="376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A154D84" w14:textId="77777777" w:rsidR="00DC41EE" w:rsidRPr="00DC41EE" w:rsidRDefault="00DC41EE" w:rsidP="00DC41EE">
            <w:pPr>
              <w:rPr>
                <w:rFonts w:ascii="Calibri" w:hAnsi="Calibri" w:cs="Calibri"/>
                <w:b/>
                <w:bCs/>
                <w:color w:val="000000"/>
                <w:sz w:val="22"/>
                <w:szCs w:val="22"/>
              </w:rPr>
            </w:pPr>
            <w:r w:rsidRPr="00DC41EE">
              <w:rPr>
                <w:rFonts w:ascii="Calibri" w:hAnsi="Calibri" w:cs="Calibri"/>
                <w:b/>
                <w:bCs/>
                <w:color w:val="000000"/>
                <w:sz w:val="22"/>
                <w:szCs w:val="22"/>
              </w:rPr>
              <w:t>Master Role</w:t>
            </w:r>
          </w:p>
        </w:tc>
        <w:tc>
          <w:tcPr>
            <w:tcW w:w="4600" w:type="dxa"/>
            <w:tcBorders>
              <w:top w:val="single" w:sz="4" w:space="0" w:color="auto"/>
              <w:left w:val="nil"/>
              <w:bottom w:val="single" w:sz="4" w:space="0" w:color="auto"/>
              <w:right w:val="single" w:sz="4" w:space="0" w:color="auto"/>
            </w:tcBorders>
            <w:shd w:val="clear" w:color="000000" w:fill="BFBFBF"/>
            <w:noWrap/>
            <w:vAlign w:val="bottom"/>
            <w:hideMark/>
          </w:tcPr>
          <w:p w14:paraId="0E4B93FA" w14:textId="77777777" w:rsidR="00DC41EE" w:rsidRPr="00DC41EE" w:rsidRDefault="00DC41EE" w:rsidP="00DC41EE">
            <w:pPr>
              <w:rPr>
                <w:rFonts w:ascii="Calibri" w:hAnsi="Calibri" w:cs="Calibri"/>
                <w:b/>
                <w:bCs/>
                <w:color w:val="000000"/>
                <w:sz w:val="22"/>
                <w:szCs w:val="22"/>
              </w:rPr>
            </w:pPr>
            <w:r w:rsidRPr="00DC41EE">
              <w:rPr>
                <w:rFonts w:ascii="Calibri" w:hAnsi="Calibri" w:cs="Calibri"/>
                <w:b/>
                <w:bCs/>
                <w:color w:val="000000"/>
                <w:sz w:val="22"/>
                <w:szCs w:val="22"/>
              </w:rPr>
              <w:t>Master role Name</w:t>
            </w:r>
          </w:p>
        </w:tc>
      </w:tr>
      <w:tr w:rsidR="00DC41EE" w:rsidRPr="00DC41EE" w14:paraId="2308CCDA" w14:textId="77777777" w:rsidTr="00DC41EE">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21E65136" w14:textId="77777777" w:rsidR="00DC41EE" w:rsidRPr="00DC41EE" w:rsidRDefault="00DC41EE" w:rsidP="00DC41EE">
            <w:pPr>
              <w:rPr>
                <w:rFonts w:ascii="Calibri" w:hAnsi="Calibri" w:cs="Calibri"/>
                <w:color w:val="000000"/>
                <w:sz w:val="22"/>
                <w:szCs w:val="22"/>
              </w:rPr>
            </w:pPr>
          </w:p>
        </w:tc>
        <w:tc>
          <w:tcPr>
            <w:tcW w:w="4600" w:type="dxa"/>
            <w:tcBorders>
              <w:top w:val="nil"/>
              <w:left w:val="nil"/>
              <w:bottom w:val="single" w:sz="4" w:space="0" w:color="auto"/>
              <w:right w:val="single" w:sz="4" w:space="0" w:color="auto"/>
            </w:tcBorders>
            <w:shd w:val="clear" w:color="auto" w:fill="auto"/>
            <w:noWrap/>
            <w:vAlign w:val="bottom"/>
            <w:hideMark/>
          </w:tcPr>
          <w:p w14:paraId="1BC6571E" w14:textId="77777777" w:rsidR="00DC41EE" w:rsidRPr="00DC41EE" w:rsidRDefault="00DC41EE" w:rsidP="00DC41EE">
            <w:pPr>
              <w:rPr>
                <w:rFonts w:ascii="Calibri" w:hAnsi="Calibri" w:cs="Calibri"/>
                <w:color w:val="000000"/>
                <w:sz w:val="22"/>
                <w:szCs w:val="22"/>
              </w:rPr>
            </w:pPr>
          </w:p>
        </w:tc>
      </w:tr>
      <w:tr w:rsidR="00B16901" w:rsidRPr="00DC41EE" w14:paraId="14D60D0F" w14:textId="77777777" w:rsidTr="00DC41EE">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23A78E74" w14:textId="77777777" w:rsidR="00B16901" w:rsidRDefault="00B16901">
            <w:pPr>
              <w:rPr>
                <w:rFonts w:ascii="Calibri" w:hAnsi="Calibri" w:cs="Calibri"/>
                <w:color w:val="000000"/>
                <w:sz w:val="22"/>
                <w:szCs w:val="22"/>
              </w:rPr>
            </w:pPr>
          </w:p>
        </w:tc>
        <w:tc>
          <w:tcPr>
            <w:tcW w:w="4600" w:type="dxa"/>
            <w:tcBorders>
              <w:top w:val="nil"/>
              <w:left w:val="nil"/>
              <w:bottom w:val="single" w:sz="4" w:space="0" w:color="auto"/>
              <w:right w:val="single" w:sz="4" w:space="0" w:color="auto"/>
            </w:tcBorders>
            <w:shd w:val="clear" w:color="auto" w:fill="auto"/>
            <w:noWrap/>
            <w:vAlign w:val="bottom"/>
            <w:hideMark/>
          </w:tcPr>
          <w:p w14:paraId="6E10C803" w14:textId="77777777" w:rsidR="00B16901" w:rsidRDefault="00B16901">
            <w:pPr>
              <w:rPr>
                <w:rFonts w:ascii="Calibri" w:hAnsi="Calibri" w:cs="Calibri"/>
                <w:color w:val="000000"/>
                <w:sz w:val="22"/>
                <w:szCs w:val="22"/>
              </w:rPr>
            </w:pPr>
          </w:p>
        </w:tc>
      </w:tr>
      <w:tr w:rsidR="00B16901" w:rsidRPr="00DC41EE" w14:paraId="02223F6F" w14:textId="77777777" w:rsidTr="00DC41EE">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72BFB690" w14:textId="77777777" w:rsidR="00B16901" w:rsidRDefault="00B16901">
            <w:pPr>
              <w:rPr>
                <w:rFonts w:ascii="Calibri" w:hAnsi="Calibri" w:cs="Calibri"/>
                <w:color w:val="000000"/>
                <w:sz w:val="22"/>
                <w:szCs w:val="22"/>
              </w:rPr>
            </w:pPr>
          </w:p>
        </w:tc>
        <w:tc>
          <w:tcPr>
            <w:tcW w:w="4600" w:type="dxa"/>
            <w:tcBorders>
              <w:top w:val="nil"/>
              <w:left w:val="nil"/>
              <w:bottom w:val="single" w:sz="4" w:space="0" w:color="auto"/>
              <w:right w:val="single" w:sz="4" w:space="0" w:color="auto"/>
            </w:tcBorders>
            <w:shd w:val="clear" w:color="auto" w:fill="auto"/>
            <w:noWrap/>
            <w:vAlign w:val="bottom"/>
            <w:hideMark/>
          </w:tcPr>
          <w:p w14:paraId="3FCBA268" w14:textId="77777777" w:rsidR="00B16901" w:rsidRDefault="00B16901">
            <w:pPr>
              <w:rPr>
                <w:rFonts w:ascii="Calibri" w:hAnsi="Calibri" w:cs="Calibri"/>
                <w:color w:val="000000"/>
                <w:sz w:val="22"/>
                <w:szCs w:val="22"/>
              </w:rPr>
            </w:pPr>
          </w:p>
        </w:tc>
      </w:tr>
      <w:tr w:rsidR="00B16901" w:rsidRPr="00DC41EE" w14:paraId="0BDF5F23" w14:textId="77777777" w:rsidTr="00F6713D">
        <w:trPr>
          <w:trHeight w:val="300"/>
        </w:trPr>
        <w:tc>
          <w:tcPr>
            <w:tcW w:w="3760" w:type="dxa"/>
            <w:tcBorders>
              <w:top w:val="nil"/>
              <w:left w:val="single" w:sz="4" w:space="0" w:color="auto"/>
              <w:bottom w:val="single" w:sz="4" w:space="0" w:color="auto"/>
              <w:right w:val="single" w:sz="4" w:space="0" w:color="auto"/>
            </w:tcBorders>
            <w:shd w:val="clear" w:color="auto" w:fill="auto"/>
            <w:noWrap/>
            <w:vAlign w:val="bottom"/>
          </w:tcPr>
          <w:p w14:paraId="76E83C05" w14:textId="77777777" w:rsidR="00B16901" w:rsidRDefault="00B16901">
            <w:pPr>
              <w:rPr>
                <w:rFonts w:ascii="Calibri" w:hAnsi="Calibri" w:cs="Calibri"/>
                <w:color w:val="000000"/>
                <w:sz w:val="22"/>
                <w:szCs w:val="22"/>
              </w:rPr>
            </w:pPr>
          </w:p>
        </w:tc>
        <w:tc>
          <w:tcPr>
            <w:tcW w:w="4600" w:type="dxa"/>
            <w:tcBorders>
              <w:top w:val="nil"/>
              <w:left w:val="nil"/>
              <w:bottom w:val="single" w:sz="4" w:space="0" w:color="auto"/>
              <w:right w:val="single" w:sz="4" w:space="0" w:color="auto"/>
            </w:tcBorders>
            <w:shd w:val="clear" w:color="auto" w:fill="auto"/>
            <w:noWrap/>
            <w:vAlign w:val="bottom"/>
          </w:tcPr>
          <w:p w14:paraId="46537C96" w14:textId="77777777" w:rsidR="00B16901" w:rsidRDefault="00B16901">
            <w:pPr>
              <w:rPr>
                <w:rFonts w:ascii="Calibri" w:hAnsi="Calibri" w:cs="Calibri"/>
                <w:color w:val="000000"/>
                <w:sz w:val="22"/>
                <w:szCs w:val="22"/>
              </w:rPr>
            </w:pPr>
          </w:p>
        </w:tc>
      </w:tr>
    </w:tbl>
    <w:p w14:paraId="1351709F" w14:textId="77777777" w:rsidR="00CC044B" w:rsidRDefault="00CC044B"/>
    <w:p w14:paraId="365A525D" w14:textId="77777777" w:rsidR="00CC044B" w:rsidRDefault="00CC044B"/>
    <w:p w14:paraId="42168204" w14:textId="77777777" w:rsidR="00480C30" w:rsidRDefault="00480C30"/>
    <w:p w14:paraId="7486B12F" w14:textId="77777777" w:rsidR="00480C30" w:rsidRDefault="00480C30" w:rsidP="00480C30">
      <w:pPr>
        <w:pStyle w:val="Heading1"/>
        <w:numPr>
          <w:ilvl w:val="0"/>
          <w:numId w:val="0"/>
        </w:numPr>
        <w:rPr>
          <w:sz w:val="32"/>
          <w:szCs w:val="32"/>
        </w:rPr>
      </w:pPr>
      <w:r w:rsidRPr="6D1AE123">
        <w:rPr>
          <w:sz w:val="32"/>
          <w:szCs w:val="32"/>
        </w:rPr>
        <w:t>Technical Section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6D1AE123" w14:paraId="22EC18DF" w14:textId="77777777" w:rsidTr="65833FCF">
        <w:tc>
          <w:tcPr>
            <w:tcW w:w="2340" w:type="dxa"/>
            <w:shd w:val="clear" w:color="auto" w:fill="auto"/>
            <w:vAlign w:val="center"/>
          </w:tcPr>
          <w:p w14:paraId="6E486131" w14:textId="77777777" w:rsidR="6D1AE123" w:rsidRPr="00E031B9" w:rsidRDefault="6D1AE123" w:rsidP="6D1AE123">
            <w:pPr>
              <w:rPr>
                <w:rFonts w:ascii="Arial" w:eastAsia="Arial" w:hAnsi="Arial" w:cs="Arial"/>
              </w:rPr>
            </w:pPr>
            <w:r w:rsidRPr="00E031B9">
              <w:rPr>
                <w:rFonts w:ascii="Arial" w:eastAsia="Arial" w:hAnsi="Arial" w:cs="Arial"/>
                <w:b/>
                <w:bCs/>
                <w:highlight w:val="lightGray"/>
              </w:rPr>
              <w:t>Version #</w:t>
            </w:r>
          </w:p>
        </w:tc>
        <w:tc>
          <w:tcPr>
            <w:tcW w:w="2340" w:type="dxa"/>
            <w:shd w:val="clear" w:color="auto" w:fill="auto"/>
            <w:vAlign w:val="center"/>
          </w:tcPr>
          <w:p w14:paraId="69C57E39" w14:textId="77777777" w:rsidR="6D1AE123" w:rsidRPr="00E031B9" w:rsidRDefault="6D1AE123" w:rsidP="6D1AE123">
            <w:pPr>
              <w:rPr>
                <w:rFonts w:ascii="Arial" w:eastAsia="Arial" w:hAnsi="Arial" w:cs="Arial"/>
              </w:rPr>
            </w:pPr>
            <w:r w:rsidRPr="00E031B9">
              <w:rPr>
                <w:rFonts w:ascii="Arial" w:eastAsia="Arial" w:hAnsi="Arial" w:cs="Arial"/>
                <w:b/>
                <w:bCs/>
                <w:highlight w:val="lightGray"/>
              </w:rPr>
              <w:t>Date Modified</w:t>
            </w:r>
          </w:p>
        </w:tc>
        <w:tc>
          <w:tcPr>
            <w:tcW w:w="2340" w:type="dxa"/>
            <w:shd w:val="clear" w:color="auto" w:fill="auto"/>
            <w:vAlign w:val="center"/>
          </w:tcPr>
          <w:p w14:paraId="5888406D" w14:textId="77777777" w:rsidR="6D1AE123" w:rsidRPr="00E031B9" w:rsidRDefault="6D1AE123" w:rsidP="6D1AE123">
            <w:pPr>
              <w:rPr>
                <w:rFonts w:ascii="Arial" w:eastAsia="Arial" w:hAnsi="Arial" w:cs="Arial"/>
              </w:rPr>
            </w:pPr>
            <w:r w:rsidRPr="00E031B9">
              <w:rPr>
                <w:rFonts w:ascii="Arial" w:eastAsia="Arial" w:hAnsi="Arial" w:cs="Arial"/>
                <w:b/>
                <w:bCs/>
                <w:highlight w:val="lightGray"/>
              </w:rPr>
              <w:t>Modified By</w:t>
            </w:r>
          </w:p>
        </w:tc>
        <w:tc>
          <w:tcPr>
            <w:tcW w:w="2340" w:type="dxa"/>
            <w:shd w:val="clear" w:color="auto" w:fill="auto"/>
            <w:vAlign w:val="center"/>
          </w:tcPr>
          <w:p w14:paraId="7E1C68C4" w14:textId="77777777" w:rsidR="6D1AE123" w:rsidRPr="00E031B9" w:rsidRDefault="6D1AE123" w:rsidP="6D1AE123">
            <w:pPr>
              <w:rPr>
                <w:rFonts w:ascii="Arial" w:eastAsia="Arial" w:hAnsi="Arial" w:cs="Arial"/>
              </w:rPr>
            </w:pPr>
            <w:r w:rsidRPr="00E031B9">
              <w:rPr>
                <w:rFonts w:ascii="Arial" w:eastAsia="Arial" w:hAnsi="Arial" w:cs="Arial"/>
                <w:b/>
                <w:bCs/>
                <w:highlight w:val="lightGray"/>
              </w:rPr>
              <w:t>Brief Description of Change</w:t>
            </w:r>
          </w:p>
        </w:tc>
      </w:tr>
      <w:tr w:rsidR="6D1AE123" w14:paraId="0FF8864A" w14:textId="77777777" w:rsidTr="65833FCF">
        <w:tc>
          <w:tcPr>
            <w:tcW w:w="2340" w:type="dxa"/>
            <w:shd w:val="clear" w:color="auto" w:fill="auto"/>
            <w:vAlign w:val="center"/>
          </w:tcPr>
          <w:p w14:paraId="5682EB9E" w14:textId="77777777" w:rsidR="6D1AE123" w:rsidRPr="00E031B9" w:rsidRDefault="6D1AE123" w:rsidP="6D1AE123">
            <w:pPr>
              <w:rPr>
                <w:rFonts w:ascii="Arial" w:eastAsia="Arial" w:hAnsi="Arial" w:cs="Arial"/>
              </w:rPr>
            </w:pPr>
            <w:r w:rsidRPr="00E031B9">
              <w:rPr>
                <w:rFonts w:ascii="Arial" w:eastAsia="Arial" w:hAnsi="Arial" w:cs="Arial"/>
              </w:rPr>
              <w:lastRenderedPageBreak/>
              <w:t>1.0</w:t>
            </w:r>
          </w:p>
          <w:p w14:paraId="7795E69C" w14:textId="77777777" w:rsidR="6D1AE123" w:rsidRPr="00E031B9" w:rsidRDefault="6D1AE123" w:rsidP="6D1AE123">
            <w:pPr>
              <w:rPr>
                <w:rFonts w:ascii="Arial" w:eastAsia="Arial" w:hAnsi="Arial" w:cs="Arial"/>
              </w:rPr>
            </w:pPr>
          </w:p>
        </w:tc>
        <w:tc>
          <w:tcPr>
            <w:tcW w:w="2340" w:type="dxa"/>
            <w:shd w:val="clear" w:color="auto" w:fill="auto"/>
            <w:vAlign w:val="center"/>
          </w:tcPr>
          <w:p w14:paraId="4CBCE32F" w14:textId="77777777" w:rsidR="6D1AE123" w:rsidRPr="00E031B9" w:rsidRDefault="6D1AE123" w:rsidP="6D1AE123">
            <w:pPr>
              <w:rPr>
                <w:rFonts w:ascii="Arial" w:eastAsia="Arial" w:hAnsi="Arial" w:cs="Arial"/>
              </w:rPr>
            </w:pPr>
            <w:r w:rsidRPr="00E031B9">
              <w:rPr>
                <w:rFonts w:ascii="Arial" w:eastAsia="Arial" w:hAnsi="Arial" w:cs="Arial"/>
              </w:rPr>
              <w:t>07/02/2020</w:t>
            </w:r>
          </w:p>
          <w:p w14:paraId="05646D4D" w14:textId="77777777" w:rsidR="6D1AE123" w:rsidRPr="00E031B9" w:rsidRDefault="6D1AE123" w:rsidP="6D1AE123">
            <w:pPr>
              <w:rPr>
                <w:rFonts w:ascii="Arial" w:eastAsia="Arial" w:hAnsi="Arial" w:cs="Arial"/>
              </w:rPr>
            </w:pPr>
          </w:p>
        </w:tc>
        <w:tc>
          <w:tcPr>
            <w:tcW w:w="2340" w:type="dxa"/>
            <w:shd w:val="clear" w:color="auto" w:fill="auto"/>
            <w:vAlign w:val="center"/>
          </w:tcPr>
          <w:p w14:paraId="78C1D3AC" w14:textId="77777777" w:rsidR="6D1AE123" w:rsidRPr="00E031B9" w:rsidRDefault="6D1AE123" w:rsidP="6D1AE123">
            <w:pPr>
              <w:rPr>
                <w:rFonts w:ascii="Arial" w:eastAsia="Arial" w:hAnsi="Arial" w:cs="Arial"/>
              </w:rPr>
            </w:pPr>
            <w:r w:rsidRPr="00E031B9">
              <w:rPr>
                <w:rFonts w:ascii="Arial" w:eastAsia="Arial" w:hAnsi="Arial" w:cs="Arial"/>
              </w:rPr>
              <w:t>Srinivasa Annapureddy</w:t>
            </w:r>
          </w:p>
        </w:tc>
        <w:tc>
          <w:tcPr>
            <w:tcW w:w="2340" w:type="dxa"/>
            <w:shd w:val="clear" w:color="auto" w:fill="auto"/>
            <w:vAlign w:val="center"/>
          </w:tcPr>
          <w:p w14:paraId="3EE2703C" w14:textId="77777777" w:rsidR="6D1AE123" w:rsidRPr="00E031B9" w:rsidRDefault="6D1AE123" w:rsidP="6D1AE123">
            <w:pPr>
              <w:rPr>
                <w:rFonts w:ascii="Arial" w:eastAsia="Arial" w:hAnsi="Arial" w:cs="Arial"/>
              </w:rPr>
            </w:pPr>
            <w:r w:rsidRPr="00E031B9">
              <w:rPr>
                <w:rFonts w:ascii="Arial" w:eastAsia="Arial" w:hAnsi="Arial" w:cs="Arial"/>
              </w:rPr>
              <w:t>Implement logic to generate PPV Report for Sub-Con POs in existing Report program ZAVGR000</w:t>
            </w:r>
          </w:p>
        </w:tc>
      </w:tr>
      <w:tr w:rsidR="6D1AE123" w14:paraId="26AC4656" w14:textId="77777777" w:rsidTr="65833FCF">
        <w:tc>
          <w:tcPr>
            <w:tcW w:w="2340" w:type="dxa"/>
            <w:shd w:val="clear" w:color="auto" w:fill="auto"/>
            <w:vAlign w:val="center"/>
          </w:tcPr>
          <w:p w14:paraId="4C448C37" w14:textId="77777777" w:rsidR="6D1AE123" w:rsidRPr="00E031B9" w:rsidRDefault="6D1AE123" w:rsidP="6D1AE123">
            <w:pPr>
              <w:rPr>
                <w:rFonts w:ascii="Arial" w:eastAsia="Arial" w:hAnsi="Arial" w:cs="Arial"/>
              </w:rPr>
            </w:pPr>
            <w:r w:rsidRPr="00E031B9">
              <w:rPr>
                <w:rFonts w:ascii="Arial" w:eastAsia="Arial" w:hAnsi="Arial" w:cs="Arial"/>
              </w:rPr>
              <w:t>2.0</w:t>
            </w:r>
          </w:p>
        </w:tc>
        <w:tc>
          <w:tcPr>
            <w:tcW w:w="2340" w:type="dxa"/>
            <w:shd w:val="clear" w:color="auto" w:fill="auto"/>
            <w:vAlign w:val="center"/>
          </w:tcPr>
          <w:p w14:paraId="7CC3F0D2" w14:textId="77777777" w:rsidR="6D1AE123" w:rsidRPr="00E031B9" w:rsidRDefault="6D1AE123" w:rsidP="6D1AE123">
            <w:pPr>
              <w:rPr>
                <w:rFonts w:ascii="Arial" w:eastAsia="Arial" w:hAnsi="Arial" w:cs="Arial"/>
              </w:rPr>
            </w:pPr>
            <w:r w:rsidRPr="00E031B9">
              <w:rPr>
                <w:rFonts w:ascii="Arial" w:eastAsia="Arial" w:hAnsi="Arial" w:cs="Arial"/>
              </w:rPr>
              <w:t>07/16/2020</w:t>
            </w:r>
          </w:p>
        </w:tc>
        <w:tc>
          <w:tcPr>
            <w:tcW w:w="2340" w:type="dxa"/>
            <w:shd w:val="clear" w:color="auto" w:fill="auto"/>
            <w:vAlign w:val="center"/>
          </w:tcPr>
          <w:p w14:paraId="03FA9623" w14:textId="77777777" w:rsidR="6D1AE123" w:rsidRPr="00E031B9" w:rsidRDefault="6D1AE123" w:rsidP="6D1AE123">
            <w:pPr>
              <w:rPr>
                <w:rFonts w:ascii="Arial" w:eastAsia="Arial" w:hAnsi="Arial" w:cs="Arial"/>
              </w:rPr>
            </w:pPr>
            <w:r w:rsidRPr="00E031B9">
              <w:rPr>
                <w:rFonts w:ascii="Arial" w:eastAsia="Arial" w:hAnsi="Arial" w:cs="Arial"/>
              </w:rPr>
              <w:t>Srinivasa Annapureddy</w:t>
            </w:r>
          </w:p>
        </w:tc>
        <w:tc>
          <w:tcPr>
            <w:tcW w:w="2340" w:type="dxa"/>
            <w:shd w:val="clear" w:color="auto" w:fill="auto"/>
            <w:vAlign w:val="center"/>
          </w:tcPr>
          <w:p w14:paraId="3F5E7B48" w14:textId="77777777" w:rsidR="6D1AE123" w:rsidRPr="00E031B9" w:rsidRDefault="6D1AE123" w:rsidP="6D1AE123">
            <w:pPr>
              <w:rPr>
                <w:rFonts w:ascii="Arial" w:eastAsia="Arial" w:hAnsi="Arial" w:cs="Arial"/>
              </w:rPr>
            </w:pPr>
            <w:r w:rsidRPr="00E031B9">
              <w:rPr>
                <w:rFonts w:ascii="Arial" w:eastAsia="Arial" w:hAnsi="Arial" w:cs="Arial"/>
              </w:rPr>
              <w:t>Added some more fields to ALV report under defect# 3394</w:t>
            </w:r>
          </w:p>
        </w:tc>
      </w:tr>
      <w:tr w:rsidR="3CDD5EB6" w14:paraId="14A7E3E5" w14:textId="77777777" w:rsidTr="65833FCF">
        <w:tc>
          <w:tcPr>
            <w:tcW w:w="2340" w:type="dxa"/>
            <w:shd w:val="clear" w:color="auto" w:fill="auto"/>
            <w:vAlign w:val="center"/>
          </w:tcPr>
          <w:p w14:paraId="3A13082A" w14:textId="77777777" w:rsidR="40A94251" w:rsidRPr="00E031B9" w:rsidRDefault="40A94251" w:rsidP="3CDD5EB6">
            <w:pPr>
              <w:rPr>
                <w:rFonts w:ascii="Arial" w:eastAsia="Arial" w:hAnsi="Arial" w:cs="Arial"/>
              </w:rPr>
            </w:pPr>
            <w:r w:rsidRPr="00E031B9">
              <w:rPr>
                <w:rFonts w:ascii="Arial" w:eastAsia="Arial" w:hAnsi="Arial" w:cs="Arial"/>
              </w:rPr>
              <w:t>3.0</w:t>
            </w:r>
          </w:p>
        </w:tc>
        <w:tc>
          <w:tcPr>
            <w:tcW w:w="2340" w:type="dxa"/>
            <w:shd w:val="clear" w:color="auto" w:fill="auto"/>
            <w:vAlign w:val="center"/>
          </w:tcPr>
          <w:p w14:paraId="072D1292" w14:textId="77777777" w:rsidR="40A94251" w:rsidRPr="00E031B9" w:rsidRDefault="40A94251" w:rsidP="3CDD5EB6">
            <w:pPr>
              <w:rPr>
                <w:rFonts w:ascii="Arial" w:eastAsia="Arial" w:hAnsi="Arial" w:cs="Arial"/>
              </w:rPr>
            </w:pPr>
            <w:r w:rsidRPr="00E031B9">
              <w:rPr>
                <w:rFonts w:ascii="Arial" w:eastAsia="Arial" w:hAnsi="Arial" w:cs="Arial"/>
              </w:rPr>
              <w:t>08/27/2020</w:t>
            </w:r>
          </w:p>
        </w:tc>
        <w:tc>
          <w:tcPr>
            <w:tcW w:w="2340" w:type="dxa"/>
            <w:shd w:val="clear" w:color="auto" w:fill="auto"/>
            <w:vAlign w:val="center"/>
          </w:tcPr>
          <w:p w14:paraId="672E2050" w14:textId="77777777" w:rsidR="40A94251" w:rsidRPr="00E031B9" w:rsidRDefault="40A94251" w:rsidP="3CDD5EB6">
            <w:pPr>
              <w:rPr>
                <w:rFonts w:ascii="Arial" w:eastAsia="Arial" w:hAnsi="Arial" w:cs="Arial"/>
              </w:rPr>
            </w:pPr>
            <w:r w:rsidRPr="00E031B9">
              <w:rPr>
                <w:rFonts w:ascii="Arial" w:eastAsia="Arial" w:hAnsi="Arial" w:cs="Arial"/>
              </w:rPr>
              <w:t>Srinivasa Annapureddy</w:t>
            </w:r>
          </w:p>
        </w:tc>
        <w:tc>
          <w:tcPr>
            <w:tcW w:w="2340" w:type="dxa"/>
            <w:shd w:val="clear" w:color="auto" w:fill="auto"/>
            <w:vAlign w:val="center"/>
          </w:tcPr>
          <w:p w14:paraId="6F9A7C85" w14:textId="77777777" w:rsidR="40A94251" w:rsidRPr="00E031B9" w:rsidRDefault="40A94251" w:rsidP="3CDD5EB6">
            <w:pPr>
              <w:rPr>
                <w:rFonts w:ascii="Arial" w:eastAsia="Arial" w:hAnsi="Arial" w:cs="Arial"/>
              </w:rPr>
            </w:pPr>
            <w:r w:rsidRPr="00E031B9">
              <w:rPr>
                <w:rFonts w:ascii="Arial" w:eastAsia="Arial" w:hAnsi="Arial" w:cs="Arial"/>
              </w:rPr>
              <w:t>Changes in logic at addition of the totals row into output table</w:t>
            </w:r>
          </w:p>
        </w:tc>
      </w:tr>
      <w:tr w:rsidR="65833FCF" w14:paraId="00D716FE" w14:textId="77777777" w:rsidTr="65833FCF">
        <w:tc>
          <w:tcPr>
            <w:tcW w:w="2340" w:type="dxa"/>
            <w:shd w:val="clear" w:color="auto" w:fill="auto"/>
            <w:vAlign w:val="center"/>
          </w:tcPr>
          <w:p w14:paraId="77640CB5" w14:textId="64B94ACC" w:rsidR="3681C2DF" w:rsidRDefault="3681C2DF" w:rsidP="65833FCF">
            <w:pPr>
              <w:rPr>
                <w:rFonts w:ascii="Arial" w:eastAsia="Arial" w:hAnsi="Arial" w:cs="Arial"/>
              </w:rPr>
            </w:pPr>
            <w:r w:rsidRPr="65833FCF">
              <w:rPr>
                <w:rFonts w:ascii="Arial" w:eastAsia="Arial" w:hAnsi="Arial" w:cs="Arial"/>
              </w:rPr>
              <w:t>4.0</w:t>
            </w:r>
          </w:p>
        </w:tc>
        <w:tc>
          <w:tcPr>
            <w:tcW w:w="2340" w:type="dxa"/>
            <w:shd w:val="clear" w:color="auto" w:fill="auto"/>
            <w:vAlign w:val="center"/>
          </w:tcPr>
          <w:p w14:paraId="4766E8F9" w14:textId="562F220C" w:rsidR="3681C2DF" w:rsidRDefault="3681C2DF" w:rsidP="65833FCF">
            <w:pPr>
              <w:rPr>
                <w:rFonts w:ascii="Arial" w:eastAsia="Arial" w:hAnsi="Arial" w:cs="Arial"/>
              </w:rPr>
            </w:pPr>
            <w:r w:rsidRPr="65833FCF">
              <w:rPr>
                <w:rFonts w:ascii="Arial" w:eastAsia="Arial" w:hAnsi="Arial" w:cs="Arial"/>
              </w:rPr>
              <w:t>12/08/2020</w:t>
            </w:r>
          </w:p>
        </w:tc>
        <w:tc>
          <w:tcPr>
            <w:tcW w:w="2340" w:type="dxa"/>
            <w:shd w:val="clear" w:color="auto" w:fill="auto"/>
            <w:vAlign w:val="center"/>
          </w:tcPr>
          <w:p w14:paraId="7509DC86" w14:textId="2E005397" w:rsidR="3681C2DF" w:rsidRDefault="3681C2DF" w:rsidP="65833FCF">
            <w:pPr>
              <w:rPr>
                <w:rFonts w:ascii="Arial" w:eastAsia="Arial" w:hAnsi="Arial" w:cs="Arial"/>
              </w:rPr>
            </w:pPr>
            <w:r w:rsidRPr="65833FCF">
              <w:rPr>
                <w:rFonts w:ascii="Arial" w:eastAsia="Arial" w:hAnsi="Arial" w:cs="Arial"/>
              </w:rPr>
              <w:t>Srinivasa Annapureddy</w:t>
            </w:r>
          </w:p>
        </w:tc>
        <w:tc>
          <w:tcPr>
            <w:tcW w:w="2340" w:type="dxa"/>
            <w:shd w:val="clear" w:color="auto" w:fill="auto"/>
            <w:vAlign w:val="center"/>
          </w:tcPr>
          <w:p w14:paraId="3C067A42" w14:textId="7B294BBE" w:rsidR="3681C2DF" w:rsidRDefault="3681C2DF" w:rsidP="65833FCF">
            <w:pPr>
              <w:rPr>
                <w:rFonts w:ascii="Arial" w:eastAsia="Arial" w:hAnsi="Arial" w:cs="Arial"/>
              </w:rPr>
            </w:pPr>
            <w:r w:rsidRPr="65833FCF">
              <w:rPr>
                <w:rFonts w:ascii="Arial" w:eastAsia="Arial" w:hAnsi="Arial" w:cs="Arial"/>
              </w:rPr>
              <w:t>Changes in logic to pull data from BKPF table due to fiscal year of Material Document and FI document are mismatching-</w:t>
            </w:r>
            <w:r w:rsidR="122B050F" w:rsidRPr="65833FCF">
              <w:rPr>
                <w:rFonts w:ascii="Arial" w:eastAsia="Arial" w:hAnsi="Arial" w:cs="Arial"/>
              </w:rPr>
              <w:t xml:space="preserve"> </w:t>
            </w:r>
            <w:r w:rsidR="00C16D6A" w:rsidRPr="00E54B7D">
              <w:rPr>
                <w:rFonts w:ascii="Arial" w:eastAsia="Arial" w:hAnsi="Arial" w:cs="Arial"/>
              </w:rPr>
              <w:t>INC06340089</w:t>
            </w:r>
          </w:p>
        </w:tc>
      </w:tr>
    </w:tbl>
    <w:p w14:paraId="07DE7920" w14:textId="77777777" w:rsidR="00480C30" w:rsidRPr="00151D9A" w:rsidRDefault="00480C30" w:rsidP="6D1AE123">
      <w:pPr>
        <w:rPr>
          <w:rFonts w:ascii="Arial" w:eastAsia="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6D1AE123" w14:paraId="53118D62" w14:textId="77777777" w:rsidTr="00E031B9">
        <w:tc>
          <w:tcPr>
            <w:tcW w:w="2340" w:type="dxa"/>
            <w:shd w:val="clear" w:color="auto" w:fill="auto"/>
            <w:vAlign w:val="center"/>
          </w:tcPr>
          <w:p w14:paraId="7CD96530"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Author</w:t>
            </w:r>
          </w:p>
        </w:tc>
        <w:tc>
          <w:tcPr>
            <w:tcW w:w="2340" w:type="dxa"/>
            <w:shd w:val="clear" w:color="auto" w:fill="auto"/>
            <w:vAlign w:val="center"/>
          </w:tcPr>
          <w:p w14:paraId="3B0BD4DB"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Srinivasa Annapureddy</w:t>
            </w:r>
          </w:p>
        </w:tc>
        <w:tc>
          <w:tcPr>
            <w:tcW w:w="2340" w:type="dxa"/>
            <w:shd w:val="clear" w:color="auto" w:fill="auto"/>
            <w:vAlign w:val="center"/>
          </w:tcPr>
          <w:p w14:paraId="4FF1971F"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Date Created:</w:t>
            </w:r>
          </w:p>
        </w:tc>
        <w:tc>
          <w:tcPr>
            <w:tcW w:w="2340" w:type="dxa"/>
            <w:shd w:val="clear" w:color="auto" w:fill="auto"/>
            <w:vAlign w:val="center"/>
          </w:tcPr>
          <w:p w14:paraId="023F57A2"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07/02/2020</w:t>
            </w:r>
          </w:p>
        </w:tc>
      </w:tr>
      <w:tr w:rsidR="6D1AE123" w14:paraId="7B943DCE" w14:textId="77777777" w:rsidTr="00E031B9">
        <w:tc>
          <w:tcPr>
            <w:tcW w:w="2340" w:type="dxa"/>
            <w:shd w:val="clear" w:color="auto" w:fill="auto"/>
            <w:vAlign w:val="center"/>
          </w:tcPr>
          <w:p w14:paraId="6369D6E6"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 xml:space="preserve">Functional Team Lead </w:t>
            </w:r>
          </w:p>
        </w:tc>
        <w:tc>
          <w:tcPr>
            <w:tcW w:w="2340" w:type="dxa"/>
            <w:shd w:val="clear" w:color="auto" w:fill="auto"/>
            <w:vAlign w:val="center"/>
          </w:tcPr>
          <w:p w14:paraId="6E660E6B" w14:textId="77777777" w:rsidR="6D1AE123" w:rsidRPr="00E031B9" w:rsidRDefault="6D1AE123" w:rsidP="6D1AE123">
            <w:pPr>
              <w:rPr>
                <w:rFonts w:ascii="Calibri" w:eastAsia="Calibri" w:hAnsi="Calibri" w:cs="Calibri"/>
                <w:sz w:val="22"/>
                <w:szCs w:val="22"/>
              </w:rPr>
            </w:pPr>
          </w:p>
        </w:tc>
        <w:tc>
          <w:tcPr>
            <w:tcW w:w="2340" w:type="dxa"/>
            <w:shd w:val="clear" w:color="auto" w:fill="auto"/>
            <w:vAlign w:val="center"/>
          </w:tcPr>
          <w:p w14:paraId="5C44090B"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Signature and Date Approved:</w:t>
            </w:r>
          </w:p>
        </w:tc>
        <w:tc>
          <w:tcPr>
            <w:tcW w:w="2340" w:type="dxa"/>
            <w:shd w:val="clear" w:color="auto" w:fill="auto"/>
            <w:vAlign w:val="center"/>
          </w:tcPr>
          <w:p w14:paraId="391BD3AC"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 xml:space="preserve"> </w:t>
            </w:r>
          </w:p>
        </w:tc>
      </w:tr>
      <w:tr w:rsidR="6D1AE123" w14:paraId="51B8BC03" w14:textId="77777777" w:rsidTr="00E031B9">
        <w:tc>
          <w:tcPr>
            <w:tcW w:w="2340" w:type="dxa"/>
            <w:shd w:val="clear" w:color="auto" w:fill="auto"/>
            <w:vAlign w:val="center"/>
          </w:tcPr>
          <w:p w14:paraId="0113FD41"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Technical Team ASM</w:t>
            </w:r>
          </w:p>
        </w:tc>
        <w:tc>
          <w:tcPr>
            <w:tcW w:w="2340" w:type="dxa"/>
            <w:shd w:val="clear" w:color="auto" w:fill="auto"/>
            <w:vAlign w:val="center"/>
          </w:tcPr>
          <w:p w14:paraId="76E74C00" w14:textId="77777777" w:rsidR="6D1AE123" w:rsidRPr="00E031B9" w:rsidRDefault="6D1AE123" w:rsidP="6D1AE123">
            <w:pPr>
              <w:rPr>
                <w:rFonts w:ascii="Calibri" w:eastAsia="Calibri" w:hAnsi="Calibri" w:cs="Calibri"/>
                <w:sz w:val="22"/>
                <w:szCs w:val="22"/>
              </w:rPr>
            </w:pPr>
          </w:p>
        </w:tc>
        <w:tc>
          <w:tcPr>
            <w:tcW w:w="2340" w:type="dxa"/>
            <w:shd w:val="clear" w:color="auto" w:fill="auto"/>
            <w:vAlign w:val="center"/>
          </w:tcPr>
          <w:p w14:paraId="225B8E58"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Signature and Date Approved:</w:t>
            </w:r>
          </w:p>
        </w:tc>
        <w:tc>
          <w:tcPr>
            <w:tcW w:w="2340" w:type="dxa"/>
            <w:shd w:val="clear" w:color="auto" w:fill="auto"/>
            <w:vAlign w:val="center"/>
          </w:tcPr>
          <w:p w14:paraId="2D708C07"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 xml:space="preserve"> </w:t>
            </w:r>
          </w:p>
        </w:tc>
      </w:tr>
      <w:tr w:rsidR="6D1AE123" w14:paraId="2ACFAAD6" w14:textId="77777777" w:rsidTr="00E031B9">
        <w:tc>
          <w:tcPr>
            <w:tcW w:w="2340" w:type="dxa"/>
            <w:shd w:val="clear" w:color="auto" w:fill="auto"/>
            <w:vAlign w:val="center"/>
          </w:tcPr>
          <w:p w14:paraId="3711A644"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Technical Team Lead</w:t>
            </w:r>
          </w:p>
        </w:tc>
        <w:tc>
          <w:tcPr>
            <w:tcW w:w="2340" w:type="dxa"/>
            <w:shd w:val="clear" w:color="auto" w:fill="auto"/>
            <w:vAlign w:val="center"/>
          </w:tcPr>
          <w:p w14:paraId="3B245D1D"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Yvonne Tai</w:t>
            </w:r>
          </w:p>
        </w:tc>
        <w:tc>
          <w:tcPr>
            <w:tcW w:w="2340" w:type="dxa"/>
            <w:shd w:val="clear" w:color="auto" w:fill="auto"/>
            <w:vAlign w:val="center"/>
          </w:tcPr>
          <w:p w14:paraId="7D14F647"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Signature and Date Approved:</w:t>
            </w:r>
          </w:p>
        </w:tc>
        <w:tc>
          <w:tcPr>
            <w:tcW w:w="2340" w:type="dxa"/>
            <w:shd w:val="clear" w:color="auto" w:fill="auto"/>
            <w:vAlign w:val="center"/>
          </w:tcPr>
          <w:p w14:paraId="2838EC58"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 xml:space="preserve"> </w:t>
            </w:r>
          </w:p>
        </w:tc>
      </w:tr>
      <w:tr w:rsidR="6D1AE123" w14:paraId="517EA20F" w14:textId="77777777" w:rsidTr="00E031B9">
        <w:tc>
          <w:tcPr>
            <w:tcW w:w="2340" w:type="dxa"/>
            <w:shd w:val="clear" w:color="auto" w:fill="auto"/>
            <w:vAlign w:val="center"/>
          </w:tcPr>
          <w:p w14:paraId="7BD9966D"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Project Manager</w:t>
            </w:r>
          </w:p>
        </w:tc>
        <w:tc>
          <w:tcPr>
            <w:tcW w:w="2340" w:type="dxa"/>
            <w:shd w:val="clear" w:color="auto" w:fill="auto"/>
            <w:vAlign w:val="center"/>
          </w:tcPr>
          <w:p w14:paraId="656CC6C3"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 xml:space="preserve"> </w:t>
            </w:r>
          </w:p>
        </w:tc>
        <w:tc>
          <w:tcPr>
            <w:tcW w:w="2340" w:type="dxa"/>
            <w:shd w:val="clear" w:color="auto" w:fill="auto"/>
            <w:vAlign w:val="center"/>
          </w:tcPr>
          <w:p w14:paraId="191207BA"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b/>
                <w:bCs/>
                <w:sz w:val="22"/>
                <w:szCs w:val="22"/>
                <w:highlight w:val="lightGray"/>
              </w:rPr>
              <w:t>Signature and Date Approved:</w:t>
            </w:r>
          </w:p>
        </w:tc>
        <w:tc>
          <w:tcPr>
            <w:tcW w:w="2340" w:type="dxa"/>
            <w:shd w:val="clear" w:color="auto" w:fill="auto"/>
            <w:vAlign w:val="center"/>
          </w:tcPr>
          <w:p w14:paraId="63BF18B9" w14:textId="77777777" w:rsidR="6D1AE123" w:rsidRPr="00E031B9" w:rsidRDefault="6D1AE123" w:rsidP="6D1AE123">
            <w:pPr>
              <w:rPr>
                <w:rFonts w:ascii="Calibri" w:eastAsia="Calibri" w:hAnsi="Calibri" w:cs="Calibri"/>
                <w:sz w:val="22"/>
                <w:szCs w:val="22"/>
              </w:rPr>
            </w:pPr>
            <w:r w:rsidRPr="00E031B9">
              <w:rPr>
                <w:rFonts w:ascii="Calibri" w:eastAsia="Calibri" w:hAnsi="Calibri" w:cs="Calibri"/>
                <w:sz w:val="22"/>
                <w:szCs w:val="22"/>
              </w:rPr>
              <w:t xml:space="preserve"> </w:t>
            </w:r>
          </w:p>
          <w:p w14:paraId="35246D37" w14:textId="77777777" w:rsidR="6D1AE123" w:rsidRPr="00E031B9" w:rsidRDefault="6D1AE123" w:rsidP="6D1AE123">
            <w:pPr>
              <w:rPr>
                <w:rFonts w:ascii="Calibri" w:eastAsia="Calibri" w:hAnsi="Calibri" w:cs="Calibri"/>
                <w:sz w:val="22"/>
                <w:szCs w:val="22"/>
              </w:rPr>
            </w:pPr>
          </w:p>
        </w:tc>
      </w:tr>
    </w:tbl>
    <w:p w14:paraId="021BF371" w14:textId="77777777" w:rsidR="00480C30" w:rsidRPr="00151D9A" w:rsidRDefault="00480C30" w:rsidP="6D1AE123"/>
    <w:p w14:paraId="0556EF4D" w14:textId="77777777" w:rsidR="00480C30" w:rsidRDefault="00480C30" w:rsidP="00480C30">
      <w:pPr>
        <w:pStyle w:val="Heading1"/>
        <w:numPr>
          <w:ilvl w:val="0"/>
          <w:numId w:val="0"/>
        </w:numPr>
        <w:tabs>
          <w:tab w:val="left" w:pos="720"/>
        </w:tabs>
      </w:pPr>
      <w:r>
        <w:t>Object Type:</w:t>
      </w:r>
    </w:p>
    <w:p w14:paraId="732707C2" w14:textId="77777777" w:rsidR="00480C30" w:rsidRDefault="00480C30" w:rsidP="00480C30">
      <w:pPr>
        <w:rPr>
          <w:color w:val="0000FF"/>
        </w:rPr>
      </w:pPr>
      <w:r>
        <w:rPr>
          <w:color w:val="0000FF"/>
        </w:rPr>
        <w:t xml:space="preserve">Report </w:t>
      </w:r>
      <w:proofErr w:type="gramStart"/>
      <w:r>
        <w:rPr>
          <w:color w:val="0000FF"/>
        </w:rPr>
        <w:t>( X</w:t>
      </w:r>
      <w:proofErr w:type="gramEnd"/>
      <w:r>
        <w:rPr>
          <w:color w:val="0000FF"/>
        </w:rPr>
        <w:t xml:space="preserve">) </w:t>
      </w:r>
      <w:r>
        <w:rPr>
          <w:color w:val="0000FF"/>
        </w:rPr>
        <w:tab/>
        <w:t xml:space="preserve"> Interface ( )</w:t>
      </w:r>
      <w:r>
        <w:rPr>
          <w:color w:val="0000FF"/>
        </w:rPr>
        <w:tab/>
        <w:t xml:space="preserve">    Conversion ( )       Enhancement (  )     </w:t>
      </w:r>
      <w:r>
        <w:rPr>
          <w:color w:val="0000FF"/>
        </w:rPr>
        <w:tab/>
        <w:t>Workflow (  )          Form (  )         WebDynpro (  )            Other ( ) Specify: Tables</w:t>
      </w:r>
    </w:p>
    <w:p w14:paraId="3B618372" w14:textId="77777777" w:rsidR="00480C30" w:rsidRDefault="00480C30" w:rsidP="00480C30">
      <w:pPr>
        <w:pStyle w:val="Heading2"/>
        <w:numPr>
          <w:ilvl w:val="1"/>
          <w:numId w:val="0"/>
        </w:numPr>
        <w:tabs>
          <w:tab w:val="left" w:pos="720"/>
        </w:tabs>
      </w:pPr>
      <w:r>
        <w:lastRenderedPageBreak/>
        <w:t>ALL Z Objects Information</w:t>
      </w:r>
    </w:p>
    <w:tbl>
      <w:tblPr>
        <w:tblW w:w="0" w:type="auto"/>
        <w:tblInd w:w="105" w:type="dxa"/>
        <w:tblLayout w:type="fixed"/>
        <w:tblLook w:val="04A0" w:firstRow="1" w:lastRow="0" w:firstColumn="1" w:lastColumn="0" w:noHBand="0" w:noVBand="1"/>
      </w:tblPr>
      <w:tblGrid>
        <w:gridCol w:w="2055"/>
        <w:gridCol w:w="7290"/>
      </w:tblGrid>
      <w:tr w:rsidR="6D1AE123" w14:paraId="52DC1130" w14:textId="77777777" w:rsidTr="00E031B9">
        <w:trPr>
          <w:trHeight w:val="315"/>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26FC7F36"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Object Type</w:t>
            </w:r>
          </w:p>
        </w:tc>
        <w:tc>
          <w:tcPr>
            <w:tcW w:w="7290" w:type="dxa"/>
            <w:tcBorders>
              <w:top w:val="single" w:sz="6" w:space="0" w:color="auto"/>
              <w:left w:val="single" w:sz="6" w:space="0" w:color="auto"/>
              <w:bottom w:val="single" w:sz="6" w:space="0" w:color="auto"/>
              <w:right w:val="single" w:sz="6" w:space="0" w:color="auto"/>
            </w:tcBorders>
            <w:vAlign w:val="center"/>
          </w:tcPr>
          <w:p w14:paraId="3FA90971"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Program</w:t>
            </w:r>
          </w:p>
        </w:tc>
      </w:tr>
      <w:tr w:rsidR="6D1AE123" w14:paraId="135D69FA" w14:textId="77777777" w:rsidTr="00E031B9">
        <w:trPr>
          <w:trHeight w:val="345"/>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5F8C2FCF"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Object Name</w:t>
            </w:r>
          </w:p>
        </w:tc>
        <w:tc>
          <w:tcPr>
            <w:tcW w:w="7290" w:type="dxa"/>
            <w:tcBorders>
              <w:top w:val="single" w:sz="6" w:space="0" w:color="auto"/>
              <w:left w:val="single" w:sz="6" w:space="0" w:color="auto"/>
              <w:bottom w:val="single" w:sz="6" w:space="0" w:color="auto"/>
              <w:right w:val="single" w:sz="6" w:space="0" w:color="auto"/>
            </w:tcBorders>
            <w:vAlign w:val="center"/>
          </w:tcPr>
          <w:p w14:paraId="2012FC15"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ZAVGR000</w:t>
            </w:r>
          </w:p>
        </w:tc>
      </w:tr>
      <w:tr w:rsidR="6D1AE123" w14:paraId="1D9EAA50" w14:textId="77777777" w:rsidTr="00E031B9">
        <w:trPr>
          <w:trHeight w:val="465"/>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01B76614"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Object Description</w:t>
            </w:r>
          </w:p>
        </w:tc>
        <w:tc>
          <w:tcPr>
            <w:tcW w:w="7290" w:type="dxa"/>
            <w:tcBorders>
              <w:top w:val="single" w:sz="6" w:space="0" w:color="auto"/>
              <w:left w:val="single" w:sz="6" w:space="0" w:color="auto"/>
              <w:bottom w:val="single" w:sz="6" w:space="0" w:color="auto"/>
              <w:right w:val="single" w:sz="6" w:space="0" w:color="auto"/>
            </w:tcBorders>
            <w:vAlign w:val="center"/>
          </w:tcPr>
          <w:p w14:paraId="73D3C0F7"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Purchase Price Variance Finance Report</w:t>
            </w:r>
          </w:p>
        </w:tc>
      </w:tr>
      <w:tr w:rsidR="6D1AE123" w14:paraId="7BD49E81" w14:textId="77777777" w:rsidTr="00E031B9">
        <w:trPr>
          <w:trHeight w:val="330"/>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6AF87CBA"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Development Class</w:t>
            </w:r>
          </w:p>
        </w:tc>
        <w:tc>
          <w:tcPr>
            <w:tcW w:w="7290" w:type="dxa"/>
            <w:tcBorders>
              <w:top w:val="single" w:sz="6" w:space="0" w:color="auto"/>
              <w:left w:val="single" w:sz="6" w:space="0" w:color="auto"/>
              <w:bottom w:val="single" w:sz="6" w:space="0" w:color="auto"/>
              <w:right w:val="single" w:sz="6" w:space="0" w:color="auto"/>
            </w:tcBorders>
            <w:vAlign w:val="center"/>
          </w:tcPr>
          <w:p w14:paraId="59D5D837"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ZAVG</w:t>
            </w:r>
          </w:p>
        </w:tc>
      </w:tr>
      <w:tr w:rsidR="6D1AE123" w14:paraId="3A394230" w14:textId="77777777" w:rsidTr="00E031B9">
        <w:trPr>
          <w:trHeight w:val="345"/>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26D1A39D"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Transaction Code</w:t>
            </w:r>
          </w:p>
        </w:tc>
        <w:tc>
          <w:tcPr>
            <w:tcW w:w="7290" w:type="dxa"/>
            <w:tcBorders>
              <w:top w:val="single" w:sz="6" w:space="0" w:color="auto"/>
              <w:left w:val="single" w:sz="6" w:space="0" w:color="auto"/>
              <w:bottom w:val="single" w:sz="6" w:space="0" w:color="auto"/>
              <w:right w:val="single" w:sz="6" w:space="0" w:color="auto"/>
            </w:tcBorders>
            <w:vAlign w:val="center"/>
          </w:tcPr>
          <w:p w14:paraId="537E957A"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ZAVGR000</w:t>
            </w:r>
          </w:p>
        </w:tc>
      </w:tr>
      <w:tr w:rsidR="6D1AE123" w14:paraId="51AE80C4" w14:textId="77777777" w:rsidTr="00E031B9">
        <w:trPr>
          <w:trHeight w:val="330"/>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41ACEF3F"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Message Class</w:t>
            </w:r>
          </w:p>
        </w:tc>
        <w:tc>
          <w:tcPr>
            <w:tcW w:w="7290" w:type="dxa"/>
            <w:tcBorders>
              <w:top w:val="single" w:sz="6" w:space="0" w:color="auto"/>
              <w:left w:val="single" w:sz="6" w:space="0" w:color="auto"/>
              <w:bottom w:val="single" w:sz="6" w:space="0" w:color="auto"/>
              <w:right w:val="single" w:sz="6" w:space="0" w:color="auto"/>
            </w:tcBorders>
            <w:vAlign w:val="center"/>
          </w:tcPr>
          <w:p w14:paraId="22632C7D" w14:textId="77777777" w:rsidR="6D1AE123" w:rsidRDefault="6D1AE123" w:rsidP="6D1AE123">
            <w:pPr>
              <w:spacing w:before="40" w:after="40"/>
              <w:ind w:left="72"/>
              <w:rPr>
                <w:rFonts w:ascii="Verdana" w:eastAsia="Verdana" w:hAnsi="Verdana" w:cs="Verdana"/>
                <w:color w:val="0000FF"/>
                <w:sz w:val="20"/>
                <w:szCs w:val="20"/>
              </w:rPr>
            </w:pPr>
          </w:p>
        </w:tc>
      </w:tr>
      <w:tr w:rsidR="6D1AE123" w14:paraId="323B253E" w14:textId="77777777" w:rsidTr="00E031B9">
        <w:trPr>
          <w:trHeight w:val="420"/>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2E8EB260"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Other Relevant Information</w:t>
            </w:r>
          </w:p>
        </w:tc>
        <w:tc>
          <w:tcPr>
            <w:tcW w:w="7290" w:type="dxa"/>
            <w:tcBorders>
              <w:top w:val="single" w:sz="6" w:space="0" w:color="auto"/>
              <w:left w:val="single" w:sz="6" w:space="0" w:color="auto"/>
              <w:bottom w:val="single" w:sz="6" w:space="0" w:color="auto"/>
              <w:right w:val="single" w:sz="6" w:space="0" w:color="auto"/>
            </w:tcBorders>
            <w:vAlign w:val="center"/>
          </w:tcPr>
          <w:p w14:paraId="335DD82E"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ZAV</w:t>
            </w:r>
          </w:p>
        </w:tc>
      </w:tr>
      <w:tr w:rsidR="6D1AE123" w14:paraId="2C4E1584" w14:textId="77777777" w:rsidTr="00E031B9">
        <w:trPr>
          <w:trHeight w:val="420"/>
        </w:trPr>
        <w:tc>
          <w:tcPr>
            <w:tcW w:w="2055" w:type="dxa"/>
            <w:tcBorders>
              <w:top w:val="single" w:sz="6" w:space="0" w:color="auto"/>
              <w:left w:val="single" w:sz="6" w:space="0" w:color="auto"/>
              <w:bottom w:val="single" w:sz="6" w:space="0" w:color="auto"/>
              <w:right w:val="single" w:sz="6" w:space="0" w:color="auto"/>
            </w:tcBorders>
            <w:shd w:val="clear" w:color="auto" w:fill="000000"/>
            <w:vAlign w:val="center"/>
          </w:tcPr>
          <w:p w14:paraId="22108EC5" w14:textId="77777777" w:rsidR="6D1AE123" w:rsidRPr="00E031B9" w:rsidRDefault="6D1AE123" w:rsidP="6D1AE123">
            <w:pPr>
              <w:pStyle w:val="Tablehead"/>
              <w:rPr>
                <w:rFonts w:ascii="Arial" w:eastAsia="Arial" w:hAnsi="Arial" w:cs="Arial"/>
                <w:sz w:val="20"/>
                <w:szCs w:val="20"/>
              </w:rPr>
            </w:pPr>
            <w:r w:rsidRPr="00E031B9">
              <w:rPr>
                <w:rFonts w:ascii="Arial" w:eastAsia="Arial" w:hAnsi="Arial" w:cs="Arial"/>
                <w:b w:val="0"/>
                <w:bCs w:val="0"/>
                <w:sz w:val="20"/>
                <w:szCs w:val="20"/>
              </w:rPr>
              <w:t>Other Relevant Information</w:t>
            </w:r>
          </w:p>
        </w:tc>
        <w:tc>
          <w:tcPr>
            <w:tcW w:w="7290" w:type="dxa"/>
            <w:tcBorders>
              <w:top w:val="single" w:sz="6" w:space="0" w:color="auto"/>
              <w:left w:val="single" w:sz="6" w:space="0" w:color="auto"/>
              <w:bottom w:val="single" w:sz="6" w:space="0" w:color="auto"/>
              <w:right w:val="single" w:sz="6" w:space="0" w:color="auto"/>
            </w:tcBorders>
            <w:vAlign w:val="center"/>
          </w:tcPr>
          <w:p w14:paraId="7041EDD6" w14:textId="77777777" w:rsidR="6D1AE123" w:rsidRDefault="6D1AE123" w:rsidP="6D1AE123">
            <w:pPr>
              <w:spacing w:before="40" w:after="40"/>
              <w:ind w:left="72"/>
              <w:rPr>
                <w:rFonts w:ascii="Verdana" w:eastAsia="Verdana" w:hAnsi="Verdana" w:cs="Verdana"/>
                <w:color w:val="0000FF"/>
                <w:sz w:val="20"/>
                <w:szCs w:val="20"/>
              </w:rPr>
            </w:pPr>
            <w:r w:rsidRPr="6D1AE123">
              <w:rPr>
                <w:rStyle w:val="Instructions"/>
                <w:rFonts w:eastAsia="Verdana" w:cs="Verdana"/>
                <w:szCs w:val="20"/>
              </w:rPr>
              <w:t>Made changes or enhanced new logic to generate PPV report for Sub-Con Pos.</w:t>
            </w:r>
          </w:p>
        </w:tc>
      </w:tr>
    </w:tbl>
    <w:p w14:paraId="4A9C3CA6" w14:textId="77777777" w:rsidR="6D1AE123" w:rsidRDefault="6D1AE123" w:rsidP="6D1AE123"/>
    <w:p w14:paraId="66CF8205" w14:textId="77777777" w:rsidR="6D1AE123" w:rsidRDefault="6D1AE123" w:rsidP="6D1AE123"/>
    <w:p w14:paraId="41BBF23A" w14:textId="77777777" w:rsidR="6D1AE123" w:rsidRDefault="6D1AE123" w:rsidP="6D1AE123"/>
    <w:p w14:paraId="624870F0" w14:textId="77777777" w:rsidR="67BF3DCF" w:rsidRDefault="67BF3DCF" w:rsidP="6D1AE123">
      <w:pPr>
        <w:pStyle w:val="Heading1"/>
      </w:pPr>
      <w:r w:rsidRPr="6D1AE123">
        <w:rPr>
          <w:bCs/>
          <w:sz w:val="28"/>
          <w:szCs w:val="28"/>
        </w:rPr>
        <w:t>Detail Technical Specification</w:t>
      </w:r>
    </w:p>
    <w:p w14:paraId="1021872D" w14:textId="77777777" w:rsidR="6D1AE123" w:rsidRDefault="6D1AE123" w:rsidP="6D1AE123"/>
    <w:p w14:paraId="714B709B" w14:textId="77777777" w:rsidR="67BF3DCF" w:rsidRDefault="67BF3DCF" w:rsidP="6D1AE123">
      <w:r w:rsidRPr="6D1AE123">
        <w:t>Solution: 1) added two option buttons to existing selection screen of the report program.</w:t>
      </w:r>
    </w:p>
    <w:p w14:paraId="762BF167" w14:textId="77777777" w:rsidR="67BF3DCF" w:rsidRDefault="67BF3DCF" w:rsidP="6D1AE123">
      <w:r w:rsidRPr="6D1AE123">
        <w:t xml:space="preserve">                2) made some enhancements to selection screen functionality as selection of option buttons on the selection screen.</w:t>
      </w:r>
    </w:p>
    <w:p w14:paraId="0ED8E971" w14:textId="77777777" w:rsidR="67BF3DCF" w:rsidRDefault="67BF3DCF" w:rsidP="6D1AE123">
      <w:r w:rsidRPr="6D1AE123">
        <w:t xml:space="preserve"> 3) Implemented new logic to generate PPV report for Sub-Con POs as per new requirement.</w:t>
      </w:r>
    </w:p>
    <w:p w14:paraId="3280529E" w14:textId="77777777" w:rsidR="6D1AE123" w:rsidRDefault="6D1AE123" w:rsidP="6D1AE123"/>
    <w:p w14:paraId="7FEE4492" w14:textId="77777777" w:rsidR="67BF3DCF" w:rsidRDefault="67BF3DCF" w:rsidP="6D1AE123">
      <w:r w:rsidRPr="6D1AE123">
        <w:rPr>
          <w:b/>
          <w:bCs/>
          <w:u w:val="single"/>
        </w:rPr>
        <w:t>Processing Logic</w:t>
      </w:r>
      <w:r w:rsidRPr="6D1AE123">
        <w:rPr>
          <w:b/>
          <w:bCs/>
        </w:rPr>
        <w:t xml:space="preserve">: </w:t>
      </w:r>
    </w:p>
    <w:p w14:paraId="72C998AF" w14:textId="77777777" w:rsidR="67BF3DCF" w:rsidRDefault="67BF3DCF" w:rsidP="6D1AE123">
      <w:pPr>
        <w:pStyle w:val="Heading3"/>
      </w:pPr>
      <w:r w:rsidRPr="6D1AE123">
        <w:rPr>
          <w:rFonts w:cs="Times New Roman"/>
        </w:rPr>
        <w:t>I. Selection screen Changes:</w:t>
      </w:r>
    </w:p>
    <w:p w14:paraId="3AF37752" w14:textId="77777777" w:rsidR="67BF3DCF" w:rsidRDefault="67BF3DCF" w:rsidP="6D1AE123">
      <w:r w:rsidRPr="6D1AE123">
        <w:t>1) Added two option buttons, one is to generate PPV report for Finance I.e. existing report program. Second one is to generate PPV report for Sub-Con POs and added some fields and validations as per FS.</w:t>
      </w:r>
    </w:p>
    <w:p w14:paraId="29356779" w14:textId="77777777" w:rsidR="6D1AE123" w:rsidRDefault="6D1AE123" w:rsidP="6D1AE123"/>
    <w:p w14:paraId="00CF48E7" w14:textId="77777777" w:rsidR="67BF3DCF" w:rsidRDefault="67BF3DCF" w:rsidP="6D1AE123">
      <w:r w:rsidRPr="6D1AE123">
        <w:rPr>
          <w:b/>
          <w:bCs/>
          <w:u w:val="single"/>
        </w:rPr>
        <w:t>PPV report for Finance Selection Screen</w:t>
      </w:r>
    </w:p>
    <w:p w14:paraId="2B2C8562" w14:textId="77777777" w:rsidR="6D1AE123" w:rsidRDefault="6D1AE123" w:rsidP="6D1AE123"/>
    <w:p w14:paraId="6605D4AC" w14:textId="4958C0EA" w:rsidR="67BF3DCF" w:rsidRDefault="00730AEE" w:rsidP="6D1AE123">
      <w:r>
        <w:rPr>
          <w:noProof/>
        </w:rPr>
        <w:lastRenderedPageBreak/>
        <w:drawing>
          <wp:inline distT="0" distB="0" distL="0" distR="0" wp14:anchorId="17B900A1" wp14:editId="425CD09E">
            <wp:extent cx="5943600" cy="3600450"/>
            <wp:effectExtent l="0" t="0" r="0" b="0"/>
            <wp:docPr id="14" name="Picture 209636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368749"/>
                    <pic:cNvPicPr/>
                  </pic:nvPicPr>
                  <pic:blipFill>
                    <a:blip r:embed="rId36">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14:paraId="08BCA830" w14:textId="77777777" w:rsidR="67BF3DCF" w:rsidRDefault="67BF3DCF" w:rsidP="6D1AE123">
      <w:r w:rsidRPr="6D1AE123">
        <w:rPr>
          <w:b/>
          <w:bCs/>
          <w:u w:val="single"/>
        </w:rPr>
        <w:t>PPV Report for Sub-Con POs selection screen</w:t>
      </w:r>
    </w:p>
    <w:p w14:paraId="488CDF33" w14:textId="77777777" w:rsidR="6D1AE123" w:rsidRDefault="6D1AE123" w:rsidP="6D1AE123"/>
    <w:p w14:paraId="5F5B9658" w14:textId="4A568CEC" w:rsidR="67BF3DCF" w:rsidRDefault="00730AEE" w:rsidP="6D1AE123">
      <w:r>
        <w:rPr>
          <w:noProof/>
        </w:rPr>
        <w:drawing>
          <wp:inline distT="0" distB="0" distL="0" distR="0" wp14:anchorId="2F59D803" wp14:editId="4E14810C">
            <wp:extent cx="5943600" cy="2705100"/>
            <wp:effectExtent l="0" t="0" r="0" b="0"/>
            <wp:docPr id="15" name="Picture 57394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43203"/>
                    <pic:cNvPicPr/>
                  </pic:nvPicPr>
                  <pic:blipFill>
                    <a:blip r:embed="rId37">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57A3A09C" w14:textId="77777777" w:rsidR="67BF3DCF" w:rsidRDefault="67BF3DCF" w:rsidP="6D1AE123">
      <w:pPr>
        <w:pStyle w:val="Heading3"/>
        <w:numPr>
          <w:ilvl w:val="2"/>
          <w:numId w:val="0"/>
        </w:numPr>
        <w:rPr>
          <w:rFonts w:cs="Times New Roman"/>
        </w:rPr>
      </w:pPr>
      <w:r w:rsidRPr="6D1AE123">
        <w:rPr>
          <w:rFonts w:cs="Times New Roman"/>
        </w:rPr>
        <w:t>II. Generate PPV report for Sub-Con POs Logic</w:t>
      </w:r>
    </w:p>
    <w:p w14:paraId="3B555711" w14:textId="77777777" w:rsidR="67BF3DCF" w:rsidRDefault="67BF3DCF" w:rsidP="6D1AE123">
      <w:r w:rsidRPr="6D1AE123">
        <w:t>1)  Validations for new added fields at selection screen for option PPV report for Sub-Con POs</w:t>
      </w:r>
    </w:p>
    <w:p w14:paraId="53F9EB36" w14:textId="77777777" w:rsidR="67BF3DCF" w:rsidRDefault="67BF3DCF" w:rsidP="6D1AE123">
      <w:r w:rsidRPr="6D1AE123">
        <w:t>2) Prepare the Plants range table as per selection screen plants and company codes range</w:t>
      </w:r>
    </w:p>
    <w:p w14:paraId="35C14DC2" w14:textId="77777777" w:rsidR="67BF3DCF" w:rsidRDefault="67BF3DCF" w:rsidP="6D1AE123">
      <w:r w:rsidRPr="6D1AE123">
        <w:t xml:space="preserve">3) Get the data based selection screen values and from tables </w:t>
      </w:r>
      <w:proofErr w:type="gramStart"/>
      <w:r w:rsidRPr="6D1AE123">
        <w:t>EKBE ,</w:t>
      </w:r>
      <w:proofErr w:type="gramEnd"/>
      <w:r w:rsidRPr="6D1AE123">
        <w:t xml:space="preserve"> EKPO , EKKO , LFA1 , MARA , T024 , T001, MAKT, BKPF and BSEG to prepare the output table.</w:t>
      </w:r>
    </w:p>
    <w:p w14:paraId="53D0EED5" w14:textId="77777777" w:rsidR="6D1AE123" w:rsidRDefault="6D1AE123" w:rsidP="6D1AE123"/>
    <w:p w14:paraId="116735AD" w14:textId="77777777" w:rsidR="67BF3DCF" w:rsidRDefault="67BF3DCF" w:rsidP="6D1AE123">
      <w:r w:rsidRPr="6D1AE123">
        <w:lastRenderedPageBreak/>
        <w:t xml:space="preserve">4) Prepare the output table as per </w:t>
      </w:r>
      <w:proofErr w:type="gramStart"/>
      <w:r w:rsidRPr="6D1AE123">
        <w:t>PO ,</w:t>
      </w:r>
      <w:proofErr w:type="gramEnd"/>
      <w:r w:rsidRPr="6D1AE123">
        <w:t xml:space="preserve"> PO item , Material Document , </w:t>
      </w:r>
      <w:proofErr w:type="spellStart"/>
      <w:r w:rsidRPr="6D1AE123">
        <w:t>Accouting</w:t>
      </w:r>
      <w:proofErr w:type="spellEnd"/>
      <w:r w:rsidRPr="6D1AE123">
        <w:t xml:space="preserve"> Document and Material wise i.e. GR material and consumed material wise.</w:t>
      </w:r>
    </w:p>
    <w:p w14:paraId="3F82EE96" w14:textId="77777777" w:rsidR="67BF3DCF" w:rsidRDefault="67BF3DCF" w:rsidP="6D1AE123">
      <w:r w:rsidRPr="6D1AE123">
        <w:t xml:space="preserve">5) calculate the addition of amounts from BSEG as per </w:t>
      </w:r>
      <w:proofErr w:type="spellStart"/>
      <w:r w:rsidRPr="6D1AE123">
        <w:t>accouting</w:t>
      </w:r>
      <w:proofErr w:type="spellEnd"/>
      <w:r w:rsidRPr="6D1AE123">
        <w:t xml:space="preserve"> document </w:t>
      </w:r>
      <w:proofErr w:type="gramStart"/>
      <w:r w:rsidRPr="6D1AE123">
        <w:t>key(</w:t>
      </w:r>
      <w:proofErr w:type="gramEnd"/>
      <w:r w:rsidRPr="6D1AE123">
        <w:t>BSV,GBB,FRL and FRL) and received material and consumed material wise.</w:t>
      </w:r>
    </w:p>
    <w:p w14:paraId="1D07C7F0" w14:textId="77777777" w:rsidR="67BF3DCF" w:rsidRDefault="67BF3DCF" w:rsidP="6D1AE123">
      <w:r w:rsidRPr="6D1AE123">
        <w:t xml:space="preserve">6) Add </w:t>
      </w:r>
      <w:proofErr w:type="gramStart"/>
      <w:r w:rsidRPr="6D1AE123">
        <w:t>the another</w:t>
      </w:r>
      <w:proofErr w:type="gramEnd"/>
      <w:r w:rsidRPr="6D1AE123">
        <w:t xml:space="preserve"> grand total entry to output table as PO and PO item Wise with Green </w:t>
      </w:r>
      <w:proofErr w:type="spellStart"/>
      <w:r w:rsidRPr="6D1AE123">
        <w:t>colour</w:t>
      </w:r>
      <w:proofErr w:type="spellEnd"/>
      <w:r w:rsidRPr="6D1AE123">
        <w:t>.</w:t>
      </w:r>
    </w:p>
    <w:p w14:paraId="4E8DF4B0" w14:textId="77777777" w:rsidR="67BF3DCF" w:rsidRDefault="67BF3DCF" w:rsidP="6D1AE123">
      <w:r w:rsidRPr="6D1AE123">
        <w:t xml:space="preserve">7) Display the Output table in ALV display and Grand total entry in Green </w:t>
      </w:r>
      <w:proofErr w:type="spellStart"/>
      <w:r w:rsidRPr="6D1AE123">
        <w:t>Colour</w:t>
      </w:r>
      <w:proofErr w:type="spellEnd"/>
      <w:r w:rsidRPr="6D1AE123">
        <w:t>.</w:t>
      </w:r>
    </w:p>
    <w:p w14:paraId="36F0EE1D" w14:textId="77777777" w:rsidR="6D1AE123" w:rsidRDefault="6D1AE123" w:rsidP="6D1AE123"/>
    <w:p w14:paraId="53EB90C5" w14:textId="25991F66" w:rsidR="67BF3DCF" w:rsidRDefault="00730AEE" w:rsidP="6D1AE123">
      <w:r>
        <w:rPr>
          <w:noProof/>
        </w:rPr>
        <w:drawing>
          <wp:inline distT="0" distB="0" distL="0" distR="0" wp14:anchorId="24C0B56C" wp14:editId="40643076">
            <wp:extent cx="5943600" cy="2714625"/>
            <wp:effectExtent l="0" t="0" r="0" b="0"/>
            <wp:docPr id="16" name="Picture 159303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039164"/>
                    <pic:cNvPicPr/>
                  </pic:nvPicPr>
                  <pic:blipFill>
                    <a:blip r:embed="rId38">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0F1DC54A" w14:textId="77777777" w:rsidR="67BF3DCF" w:rsidRDefault="67BF3DCF" w:rsidP="6D1AE123">
      <w:r w:rsidRPr="6D1AE123">
        <w:t xml:space="preserve">Output </w:t>
      </w:r>
    </w:p>
    <w:p w14:paraId="042654B2" w14:textId="11629765" w:rsidR="67BF3DCF" w:rsidRDefault="00730AEE" w:rsidP="6D1AE123">
      <w:r>
        <w:rPr>
          <w:noProof/>
        </w:rPr>
        <w:drawing>
          <wp:inline distT="0" distB="0" distL="0" distR="0" wp14:anchorId="0FFCAAE8" wp14:editId="5ADE3393">
            <wp:extent cx="5943600" cy="2486025"/>
            <wp:effectExtent l="0" t="0" r="0" b="0"/>
            <wp:docPr id="17" name="Picture 165138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384951"/>
                    <pic:cNvPicPr/>
                  </pic:nvPicPr>
                  <pic:blipFill>
                    <a:blip r:embed="rId39">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4D8BD59A" w14:textId="77777777" w:rsidR="6D1AE123" w:rsidRDefault="6D1AE123" w:rsidP="6D1AE123"/>
    <w:p w14:paraId="088E63D8" w14:textId="2C1AF871" w:rsidR="67BF3DCF" w:rsidRDefault="00730AEE" w:rsidP="6D1AE123">
      <w:r>
        <w:rPr>
          <w:noProof/>
        </w:rPr>
        <w:lastRenderedPageBreak/>
        <w:drawing>
          <wp:inline distT="0" distB="0" distL="0" distR="0" wp14:anchorId="6B35425F" wp14:editId="2EA86916">
            <wp:extent cx="5943600" cy="2486025"/>
            <wp:effectExtent l="0" t="0" r="0" b="0"/>
            <wp:docPr id="18" name="Picture 9171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13968"/>
                    <pic:cNvPicPr/>
                  </pic:nvPicPr>
                  <pic:blipFill>
                    <a:blip r:embed="rId40">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59990259" w14:textId="0D132CF7" w:rsidR="67BF3DCF" w:rsidRDefault="00730AEE" w:rsidP="6D1AE123">
      <w:r>
        <w:rPr>
          <w:noProof/>
        </w:rPr>
        <w:drawing>
          <wp:inline distT="0" distB="0" distL="0" distR="0" wp14:anchorId="75402A46" wp14:editId="3E102E74">
            <wp:extent cx="5943600" cy="2514600"/>
            <wp:effectExtent l="0" t="0" r="0" b="0"/>
            <wp:docPr id="19" name="Picture 186183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837577"/>
                    <pic:cNvPicPr/>
                  </pic:nvPicPr>
                  <pic:blipFill>
                    <a:blip r:embed="rId41">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5DFC08F7" w14:textId="77777777" w:rsidR="6D1AE123" w:rsidRDefault="6D1AE123" w:rsidP="6D1AE123"/>
    <w:p w14:paraId="28F0D681" w14:textId="54010F26" w:rsidR="67BF3DCF" w:rsidRDefault="00730AEE" w:rsidP="76CAAE1B">
      <w:r>
        <w:rPr>
          <w:noProof/>
        </w:rPr>
        <w:lastRenderedPageBreak/>
        <w:drawing>
          <wp:inline distT="0" distB="0" distL="0" distR="0" wp14:anchorId="39A2B1B2" wp14:editId="6DED1152">
            <wp:extent cx="5943600" cy="4171950"/>
            <wp:effectExtent l="0" t="0" r="0" b="0"/>
            <wp:docPr id="20" name="Picture 191299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990489"/>
                    <pic:cNvPicPr/>
                  </pic:nvPicPr>
                  <pic:blipFill>
                    <a:blip r:embed="rId42">
                      <a:extLst>
                        <a:ext uri="{28A0092B-C50C-407E-A947-70E740481C1C}">
                          <a14:useLocalDpi xmlns:a14="http://schemas.microsoft.com/office/drawing/2010/main" val="0"/>
                        </a:ext>
                      </a:extLst>
                    </a:blip>
                    <a:stretch>
                      <a:fillRect/>
                    </a:stretch>
                  </pic:blipFill>
                  <pic:spPr>
                    <a:xfrm>
                      <a:off x="0" y="0"/>
                      <a:ext cx="5943600" cy="4171950"/>
                    </a:xfrm>
                    <a:prstGeom prst="rect">
                      <a:avLst/>
                    </a:prstGeom>
                  </pic:spPr>
                </pic:pic>
              </a:graphicData>
            </a:graphic>
          </wp:inline>
        </w:drawing>
      </w:r>
    </w:p>
    <w:p w14:paraId="3A61E67C" w14:textId="77777777" w:rsidR="6D1AE123" w:rsidRDefault="6D1AE123" w:rsidP="6D1AE123"/>
    <w:p w14:paraId="58D3F1CC" w14:textId="2D750711" w:rsidR="67BF3DCF" w:rsidRDefault="00730AEE" w:rsidP="76CAAE1B">
      <w:r>
        <w:rPr>
          <w:noProof/>
        </w:rPr>
        <w:lastRenderedPageBreak/>
        <w:drawing>
          <wp:inline distT="0" distB="0" distL="0" distR="0" wp14:anchorId="3187D3A7" wp14:editId="1BE6FE7B">
            <wp:extent cx="5943600" cy="3600450"/>
            <wp:effectExtent l="0" t="0" r="0" b="0"/>
            <wp:docPr id="21" name="Picture 71466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6652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14:paraId="55EFF547" w14:textId="021E0028" w:rsidR="67BF3DCF" w:rsidRDefault="00730AEE" w:rsidP="76CAAE1B">
      <w:r>
        <w:rPr>
          <w:noProof/>
        </w:rPr>
        <w:drawing>
          <wp:inline distT="0" distB="0" distL="0" distR="0" wp14:anchorId="42CF8D47" wp14:editId="41A54418">
            <wp:extent cx="5943600" cy="3981450"/>
            <wp:effectExtent l="0" t="0" r="0" b="0"/>
            <wp:docPr id="22" name="Picture 94589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898348"/>
                    <pic:cNvPicPr/>
                  </pic:nvPicPr>
                  <pic:blipFill>
                    <a:blip r:embed="rId44">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71A17A49" w14:textId="77777777" w:rsidR="55AEED76" w:rsidRDefault="55AEED76" w:rsidP="6D1AE123">
      <w:r>
        <w:br/>
      </w:r>
      <w:r w:rsidR="16C34AEC" w:rsidRPr="00E031B9">
        <w:rPr>
          <w:rFonts w:ascii="Courier New" w:eastAsia="Courier New" w:hAnsi="Courier New" w:cs="Courier New"/>
          <w:i/>
          <w:iCs/>
          <w:color w:val="808080"/>
          <w:sz w:val="20"/>
          <w:szCs w:val="20"/>
        </w:rPr>
        <w:t>*&amp;---------------------------------------------------------------------*</w:t>
      </w:r>
      <w:r>
        <w:br/>
      </w:r>
      <w:r w:rsidR="16C34AEC" w:rsidRPr="00E031B9">
        <w:rPr>
          <w:rFonts w:ascii="Courier New" w:eastAsia="Courier New" w:hAnsi="Courier New" w:cs="Courier New"/>
          <w:i/>
          <w:iCs/>
          <w:color w:val="808080"/>
          <w:sz w:val="20"/>
          <w:szCs w:val="20"/>
        </w:rPr>
        <w:lastRenderedPageBreak/>
        <w:t>*&amp;      Form  UNIX_DEFAULT_FILENAME</w:t>
      </w:r>
      <w:r>
        <w:br/>
      </w:r>
      <w:r w:rsidR="16C34AEC" w:rsidRPr="00E031B9">
        <w:rPr>
          <w:rFonts w:ascii="Courier New" w:eastAsia="Courier New" w:hAnsi="Courier New" w:cs="Courier New"/>
          <w:i/>
          <w:iCs/>
          <w:color w:val="808080"/>
          <w:sz w:val="20"/>
          <w:szCs w:val="20"/>
        </w:rPr>
        <w:t>*&amp;---------------------------------------------------------------------*</w:t>
      </w:r>
      <w:r>
        <w:br/>
      </w:r>
      <w:r w:rsidR="16C34AEC" w:rsidRPr="00E031B9">
        <w:rPr>
          <w:rFonts w:ascii="Courier New" w:eastAsia="Courier New" w:hAnsi="Courier New" w:cs="Courier New"/>
          <w:i/>
          <w:iCs/>
          <w:color w:val="808080"/>
          <w:sz w:val="20"/>
          <w:szCs w:val="20"/>
        </w:rPr>
        <w:t>*       text</w:t>
      </w:r>
      <w:r>
        <w:br/>
      </w:r>
      <w:r w:rsidR="16C34AEC" w:rsidRPr="00E031B9">
        <w:rPr>
          <w:rFonts w:ascii="Courier New" w:eastAsia="Courier New" w:hAnsi="Courier New" w:cs="Courier New"/>
          <w:i/>
          <w:iCs/>
          <w:color w:val="808080"/>
          <w:sz w:val="20"/>
          <w:szCs w:val="20"/>
        </w:rPr>
        <w:t>*----------------------------------------------------------------------*</w:t>
      </w:r>
      <w:r>
        <w:br/>
      </w:r>
      <w:r w:rsidR="16C34AEC" w:rsidRPr="00E031B9">
        <w:rPr>
          <w:rFonts w:ascii="Courier New" w:eastAsia="Courier New" w:hAnsi="Courier New" w:cs="Courier New"/>
          <w:i/>
          <w:iCs/>
          <w:color w:val="808080"/>
          <w:sz w:val="20"/>
          <w:szCs w:val="20"/>
        </w:rPr>
        <w:t>*  --&gt;  p1        text</w:t>
      </w:r>
      <w:r>
        <w:br/>
      </w:r>
      <w:r w:rsidR="16C34AEC" w:rsidRPr="00E031B9">
        <w:rPr>
          <w:rFonts w:ascii="Courier New" w:eastAsia="Courier New" w:hAnsi="Courier New" w:cs="Courier New"/>
          <w:i/>
          <w:iCs/>
          <w:color w:val="808080"/>
          <w:sz w:val="20"/>
          <w:szCs w:val="20"/>
        </w:rPr>
        <w:t>*  &lt;--  p2        text</w:t>
      </w:r>
      <w:r>
        <w:br/>
      </w:r>
      <w:r w:rsidR="16C34AEC" w:rsidRPr="00E031B9">
        <w:rPr>
          <w:rFonts w:ascii="Courier New" w:eastAsia="Courier New" w:hAnsi="Courier New" w:cs="Courier New"/>
          <w:i/>
          <w:iCs/>
          <w:color w:val="808080"/>
          <w:sz w:val="20"/>
          <w:szCs w:val="20"/>
        </w:rPr>
        <w:t>*----------------------------------------------------------------------*</w:t>
      </w:r>
      <w:r>
        <w:br/>
      </w:r>
      <w:r w:rsidR="16C34AEC" w:rsidRPr="00E031B9">
        <w:rPr>
          <w:rFonts w:ascii="Courier New" w:eastAsia="Courier New" w:hAnsi="Courier New" w:cs="Courier New"/>
          <w:i/>
          <w:iCs/>
          <w:color w:val="808080"/>
          <w:sz w:val="20"/>
          <w:szCs w:val="20"/>
        </w:rPr>
        <w:t xml:space="preserve">FORM </w:t>
      </w:r>
      <w:proofErr w:type="spellStart"/>
      <w:r w:rsidR="16C34AEC" w:rsidRPr="3CDD5EB6">
        <w:rPr>
          <w:rFonts w:ascii="Courier New" w:eastAsia="Courier New" w:hAnsi="Courier New" w:cs="Courier New"/>
          <w:sz w:val="20"/>
          <w:szCs w:val="20"/>
        </w:rPr>
        <w:t>unix_default_filename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Begin of Insert PCR029425++</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DATA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lt_phkont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 xml:space="preserve">RANGE </w:t>
      </w:r>
      <w:r w:rsidR="16C34AEC" w:rsidRPr="3CDD5EB6">
        <w:rPr>
          <w:rFonts w:ascii="Courier New" w:eastAsia="Courier New" w:hAnsi="Courier New" w:cs="Courier New"/>
          <w:color w:val="0000FF"/>
          <w:sz w:val="20"/>
          <w:szCs w:val="20"/>
        </w:rPr>
        <w:t xml:space="preserve">OF </w:t>
      </w:r>
      <w:proofErr w:type="spellStart"/>
      <w:r w:rsidR="16C34AEC" w:rsidRPr="3CDD5EB6">
        <w:rPr>
          <w:rFonts w:ascii="Courier New" w:eastAsia="Courier New" w:hAnsi="Courier New" w:cs="Courier New"/>
          <w:sz w:val="20"/>
          <w:szCs w:val="20"/>
        </w:rPr>
        <w:t>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LIKE LINE OF </w:t>
      </w:r>
      <w:proofErr w:type="spellStart"/>
      <w:r w:rsidR="16C34AEC" w:rsidRPr="3CDD5EB6">
        <w:rPr>
          <w:rFonts w:ascii="Courier New" w:eastAsia="Courier New" w:hAnsi="Courier New" w:cs="Courier New"/>
          <w:sz w:val="20"/>
          <w:szCs w:val="20"/>
        </w:rPr>
        <w:t>lt_phkont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End   of Insert PCR029425++</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CLEAR</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wa_unfil</w:t>
      </w:r>
      <w:proofErr w:type="spell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p_filun</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CONCATENATE </w:t>
      </w:r>
      <w:r w:rsidR="16C34AEC" w:rsidRPr="3CDD5EB6">
        <w:rPr>
          <w:rFonts w:ascii="Courier New" w:eastAsia="Courier New" w:hAnsi="Courier New" w:cs="Courier New"/>
          <w:color w:val="4DA619"/>
          <w:sz w:val="20"/>
          <w:szCs w:val="20"/>
        </w:rPr>
        <w:t>'/Application/interfaces/SAPUSERS/ZAVGR000/ZAVGR000'</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color w:val="3399FF"/>
          <w:sz w:val="20"/>
          <w:szCs w:val="20"/>
        </w:rPr>
        <w:t>189</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sy</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datum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uzeit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w:t>
      </w:r>
      <w:proofErr w:type="spellStart"/>
      <w:r w:rsidR="16C34AEC" w:rsidRPr="3CDD5EB6">
        <w:rPr>
          <w:rFonts w:ascii="Courier New" w:eastAsia="Courier New" w:hAnsi="Courier New" w:cs="Courier New"/>
          <w:sz w:val="20"/>
          <w:szCs w:val="20"/>
        </w:rPr>
        <w:t>wa_unfil</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SEPARATED BY </w:t>
      </w:r>
      <w:r w:rsidR="16C34AEC" w:rsidRPr="3CDD5EB6">
        <w:rPr>
          <w:rFonts w:ascii="Courier New" w:eastAsia="Courier New" w:hAnsi="Courier New" w:cs="Courier New"/>
          <w:color w:val="4DA619"/>
          <w:sz w:val="20"/>
          <w:szCs w:val="20"/>
        </w:rPr>
        <w:t>'_'</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CONCATENATE </w:t>
      </w:r>
      <w:proofErr w:type="spellStart"/>
      <w:r w:rsidR="16C34AEC" w:rsidRPr="3CDD5EB6">
        <w:rPr>
          <w:rFonts w:ascii="Courier New" w:eastAsia="Courier New" w:hAnsi="Courier New" w:cs="Courier New"/>
          <w:sz w:val="20"/>
          <w:szCs w:val="20"/>
        </w:rPr>
        <w:t>wa_unfil</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4DA619"/>
          <w:sz w:val="20"/>
          <w:szCs w:val="20"/>
        </w:rPr>
        <w:t>'.xlsx'</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color w:val="3399FF"/>
          <w:sz w:val="20"/>
          <w:szCs w:val="20"/>
        </w:rPr>
        <w:t>188</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INTO </w:t>
      </w:r>
      <w:proofErr w:type="spellStart"/>
      <w:r w:rsidR="16C34AEC" w:rsidRPr="3CDD5EB6">
        <w:rPr>
          <w:rFonts w:ascii="Courier New" w:eastAsia="Courier New" w:hAnsi="Courier New" w:cs="Courier New"/>
          <w:sz w:val="20"/>
          <w:szCs w:val="20"/>
        </w:rPr>
        <w:t>wa_unfil</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p_filun</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wa_unfil</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Begin of Insert PCR029425++</w:t>
      </w:r>
      <w:r>
        <w:br/>
      </w:r>
      <w:r w:rsidR="16C34AEC" w:rsidRPr="3CDD5EB6">
        <w:rPr>
          <w:rFonts w:ascii="Courier New" w:eastAsia="Courier New" w:hAnsi="Courier New" w:cs="Courier New"/>
          <w:color w:val="800080"/>
          <w:sz w:val="20"/>
          <w:szCs w:val="20"/>
        </w:rPr>
        <w:t>* Set the Default G/L Accounts for PPV Report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p_hkont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p_hkont</w:t>
      </w:r>
      <w:proofErr w:type="spellEnd"/>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color w:val="4DA619"/>
          <w:sz w:val="20"/>
          <w:szCs w:val="20"/>
        </w:rPr>
        <w:t>'505110'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s_phkont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IS INITIAL</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 xml:space="preserve">sign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'I'</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option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'EQ'</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low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'0000505103'</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APPEND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TO </w:t>
      </w:r>
      <w:proofErr w:type="spellStart"/>
      <w:r w:rsidR="16C34AEC" w:rsidRPr="3CDD5EB6">
        <w:rPr>
          <w:rFonts w:ascii="Courier New" w:eastAsia="Courier New" w:hAnsi="Courier New" w:cs="Courier New"/>
          <w:sz w:val="20"/>
          <w:szCs w:val="20"/>
        </w:rPr>
        <w:t>s_phkont</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 xml:space="preserve">sign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'I'</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option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'EQ'</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low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'0000505104'</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APPEND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TO </w:t>
      </w:r>
      <w:proofErr w:type="spellStart"/>
      <w:r w:rsidR="16C34AEC" w:rsidRPr="3CDD5EB6">
        <w:rPr>
          <w:rFonts w:ascii="Courier New" w:eastAsia="Courier New" w:hAnsi="Courier New" w:cs="Courier New"/>
          <w:sz w:val="20"/>
          <w:szCs w:val="20"/>
        </w:rPr>
        <w:t>s_phkont</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 xml:space="preserve">sign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'I'</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option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'EQ'</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ls_phkont</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low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'0000505105'</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APPEND </w:t>
      </w:r>
      <w:proofErr w:type="spellStart"/>
      <w:r w:rsidR="16C34AEC" w:rsidRPr="3CDD5EB6">
        <w:rPr>
          <w:rFonts w:ascii="Courier New" w:eastAsia="Courier New" w:hAnsi="Courier New" w:cs="Courier New"/>
          <w:sz w:val="20"/>
          <w:szCs w:val="20"/>
        </w:rPr>
        <w:t>ls_phkont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TO </w:t>
      </w:r>
      <w:proofErr w:type="spellStart"/>
      <w:r w:rsidR="16C34AEC" w:rsidRPr="3CDD5EB6">
        <w:rPr>
          <w:rFonts w:ascii="Courier New" w:eastAsia="Courier New" w:hAnsi="Courier New" w:cs="Courier New"/>
          <w:sz w:val="20"/>
          <w:szCs w:val="20"/>
        </w:rPr>
        <w:t>s_phkont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End   of Insert PCR029425++</w:t>
      </w:r>
      <w:r>
        <w:br/>
      </w:r>
      <w:r>
        <w:br/>
      </w:r>
      <w:r w:rsidR="16C34AEC" w:rsidRPr="3CDD5EB6">
        <w:rPr>
          <w:rFonts w:ascii="Courier New" w:eastAsia="Courier New" w:hAnsi="Courier New" w:cs="Courier New"/>
          <w:color w:val="800080"/>
          <w:sz w:val="20"/>
          <w:szCs w:val="20"/>
        </w:rPr>
        <w:t xml:space="preserve">ENDFORM.                    </w:t>
      </w:r>
      <w:r w:rsidR="16C34AEC" w:rsidRPr="00E031B9">
        <w:rPr>
          <w:rFonts w:ascii="Courier New" w:eastAsia="Courier New" w:hAnsi="Courier New" w:cs="Courier New"/>
          <w:i/>
          <w:iCs/>
          <w:color w:val="808080"/>
          <w:sz w:val="20"/>
          <w:szCs w:val="20"/>
        </w:rPr>
        <w:t>" UNIX_DEFAULT_FILENAME</w:t>
      </w:r>
      <w:r>
        <w:br/>
      </w:r>
      <w:r>
        <w:br/>
      </w:r>
      <w:r w:rsidR="16C34AEC" w:rsidRPr="00E031B9">
        <w:rPr>
          <w:rFonts w:ascii="Courier New" w:eastAsia="Courier New" w:hAnsi="Courier New" w:cs="Courier New"/>
          <w:i/>
          <w:iCs/>
          <w:color w:val="808080"/>
          <w:sz w:val="20"/>
          <w:szCs w:val="20"/>
        </w:rPr>
        <w:t>*{ Begin of Insert PCR029425++</w:t>
      </w:r>
      <w:r>
        <w:br/>
      </w:r>
      <w:r w:rsidR="16C34AEC" w:rsidRPr="00E031B9">
        <w:rPr>
          <w:rFonts w:ascii="Courier New" w:eastAsia="Courier New" w:hAnsi="Courier New" w:cs="Courier New"/>
          <w:i/>
          <w:iCs/>
          <w:color w:val="808080"/>
          <w:sz w:val="20"/>
          <w:szCs w:val="20"/>
        </w:rPr>
        <w:t>*&amp;---------------------------------------------------------------------*</w:t>
      </w:r>
      <w:r>
        <w:br/>
      </w:r>
      <w:r w:rsidR="16C34AEC" w:rsidRPr="00E031B9">
        <w:rPr>
          <w:rFonts w:ascii="Courier New" w:eastAsia="Courier New" w:hAnsi="Courier New" w:cs="Courier New"/>
          <w:i/>
          <w:iCs/>
          <w:color w:val="808080"/>
          <w:sz w:val="20"/>
          <w:szCs w:val="20"/>
        </w:rPr>
        <w:lastRenderedPageBreak/>
        <w:t>*&amp;      Form  SELECTION_SCREEN_OUTPUT</w:t>
      </w:r>
      <w:r>
        <w:br/>
      </w:r>
      <w:r w:rsidR="16C34AEC" w:rsidRPr="00E031B9">
        <w:rPr>
          <w:rFonts w:ascii="Courier New" w:eastAsia="Courier New" w:hAnsi="Courier New" w:cs="Courier New"/>
          <w:i/>
          <w:iCs/>
          <w:color w:val="808080"/>
          <w:sz w:val="20"/>
          <w:szCs w:val="20"/>
        </w:rPr>
        <w:t>*&amp;---------------------------------------------------------------------*</w:t>
      </w:r>
      <w:r>
        <w:br/>
      </w:r>
      <w:r w:rsidR="16C34AEC" w:rsidRPr="00E031B9">
        <w:rPr>
          <w:rFonts w:ascii="Courier New" w:eastAsia="Courier New" w:hAnsi="Courier New" w:cs="Courier New"/>
          <w:i/>
          <w:iCs/>
          <w:color w:val="808080"/>
          <w:sz w:val="20"/>
          <w:szCs w:val="20"/>
        </w:rPr>
        <w:t>*Description : Modify Selection screen fields as per PPV Report selection</w:t>
      </w:r>
      <w:r>
        <w:br/>
      </w:r>
      <w:r w:rsidR="16C34AEC" w:rsidRPr="00E031B9">
        <w:rPr>
          <w:rFonts w:ascii="Courier New" w:eastAsia="Courier New" w:hAnsi="Courier New" w:cs="Courier New"/>
          <w:i/>
          <w:iCs/>
          <w:color w:val="808080"/>
          <w:sz w:val="20"/>
          <w:szCs w:val="20"/>
        </w:rPr>
        <w:t>*----------------------------------------------------------------------*</w:t>
      </w:r>
      <w:r>
        <w:br/>
      </w:r>
      <w:r w:rsidR="16C34AEC" w:rsidRPr="00E031B9">
        <w:rPr>
          <w:rFonts w:ascii="Courier New" w:eastAsia="Courier New" w:hAnsi="Courier New" w:cs="Courier New"/>
          <w:i/>
          <w:iCs/>
          <w:color w:val="808080"/>
          <w:sz w:val="20"/>
          <w:szCs w:val="20"/>
        </w:rPr>
        <w:t xml:space="preserve">FORM </w:t>
      </w:r>
      <w:proofErr w:type="spellStart"/>
      <w:r w:rsidR="16C34AEC" w:rsidRPr="3CDD5EB6">
        <w:rPr>
          <w:rFonts w:ascii="Courier New" w:eastAsia="Courier New" w:hAnsi="Courier New" w:cs="Courier New"/>
          <w:sz w:val="20"/>
          <w:szCs w:val="20"/>
        </w:rPr>
        <w:t>selection_screen_output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for PPV Finance Report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p_fi</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abap_false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sy</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 xml:space="preserve">title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TEXT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3399FF"/>
          <w:sz w:val="20"/>
          <w:szCs w:val="20"/>
        </w:rPr>
        <w:t>241</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LOOP AT SCREEN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IF screen</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group1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4DA619"/>
          <w:sz w:val="20"/>
          <w:szCs w:val="20"/>
        </w:rPr>
        <w:t>'FI'</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screen</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active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MODIFY SCREEN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ELSE</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For PPV Sub-Con POs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LOOP AT SCREEN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IF screen</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group1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4DA619"/>
          <w:sz w:val="20"/>
          <w:szCs w:val="20"/>
        </w:rPr>
        <w:t>'PO'</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screen</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active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MODIFY SCREEN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ENDFORM.</w:t>
      </w:r>
      <w:r>
        <w:br/>
      </w:r>
      <w:r>
        <w:br/>
      </w:r>
      <w:r>
        <w:br/>
      </w:r>
      <w:r w:rsidR="16C34AEC" w:rsidRPr="3CDD5EB6">
        <w:rPr>
          <w:rFonts w:ascii="Courier New" w:eastAsia="Courier New" w:hAnsi="Courier New" w:cs="Courier New"/>
          <w:color w:val="800080"/>
          <w:sz w:val="20"/>
          <w:szCs w:val="20"/>
        </w:rPr>
        <w:t>*&amp;---------------------------------------------------------------------*</w:t>
      </w:r>
      <w:r>
        <w:br/>
      </w:r>
      <w:r w:rsidR="16C34AEC" w:rsidRPr="3CDD5EB6">
        <w:rPr>
          <w:rFonts w:ascii="Courier New" w:eastAsia="Courier New" w:hAnsi="Courier New" w:cs="Courier New"/>
          <w:color w:val="800080"/>
          <w:sz w:val="20"/>
          <w:szCs w:val="20"/>
        </w:rPr>
        <w:t>*&amp;      Form  GENERATE_PPVREPORT_FOR_SUBCONS</w:t>
      </w:r>
      <w:r>
        <w:br/>
      </w:r>
      <w:r w:rsidR="16C34AEC" w:rsidRPr="3CDD5EB6">
        <w:rPr>
          <w:rFonts w:ascii="Courier New" w:eastAsia="Courier New" w:hAnsi="Courier New" w:cs="Courier New"/>
          <w:color w:val="800080"/>
          <w:sz w:val="20"/>
          <w:szCs w:val="20"/>
        </w:rPr>
        <w:t>*&amp;---------------------------------------------------------------------*</w:t>
      </w:r>
      <w:r>
        <w:br/>
      </w:r>
      <w:r w:rsidR="16C34AEC" w:rsidRPr="3CDD5EB6">
        <w:rPr>
          <w:rFonts w:ascii="Courier New" w:eastAsia="Courier New" w:hAnsi="Courier New" w:cs="Courier New"/>
          <w:color w:val="800080"/>
          <w:sz w:val="20"/>
          <w:szCs w:val="20"/>
        </w:rPr>
        <w:t>*Description : Generate PPV Report For Sub-Con POs</w:t>
      </w:r>
      <w:r>
        <w:br/>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FORM </w:t>
      </w:r>
      <w:proofErr w:type="spellStart"/>
      <w:r w:rsidR="16C34AEC" w:rsidRPr="3CDD5EB6">
        <w:rPr>
          <w:rFonts w:ascii="Courier New" w:eastAsia="Courier New" w:hAnsi="Courier New" w:cs="Courier New"/>
          <w:sz w:val="20"/>
          <w:szCs w:val="20"/>
        </w:rPr>
        <w:t>generate_ppvreport_for_subcons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DATA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lt_plants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 xml:space="preserve">RANGE </w:t>
      </w:r>
      <w:r w:rsidR="16C34AEC" w:rsidRPr="3CDD5EB6">
        <w:rPr>
          <w:rFonts w:ascii="Courier New" w:eastAsia="Courier New" w:hAnsi="Courier New" w:cs="Courier New"/>
          <w:color w:val="0000FF"/>
          <w:sz w:val="20"/>
          <w:szCs w:val="20"/>
        </w:rPr>
        <w:t xml:space="preserve">OF </w:t>
      </w:r>
      <w:proofErr w:type="spellStart"/>
      <w:r w:rsidR="16C34AEC" w:rsidRPr="3CDD5EB6">
        <w:rPr>
          <w:rFonts w:ascii="Courier New" w:eastAsia="Courier New" w:hAnsi="Courier New" w:cs="Courier New"/>
          <w:sz w:val="20"/>
          <w:szCs w:val="20"/>
        </w:rPr>
        <w:t>bwkey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lt_po_output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TABLE OF </w:t>
      </w:r>
      <w:proofErr w:type="spellStart"/>
      <w:r w:rsidR="16C34AEC" w:rsidRPr="3CDD5EB6">
        <w:rPr>
          <w:rFonts w:ascii="Courier New" w:eastAsia="Courier New" w:hAnsi="Courier New" w:cs="Courier New"/>
          <w:sz w:val="20"/>
          <w:szCs w:val="20"/>
        </w:rPr>
        <w:t>ty_po_output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ty_po_output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lt_awkey</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TABLE OF </w:t>
      </w:r>
      <w:proofErr w:type="spellStart"/>
      <w:r w:rsidR="16C34AEC" w:rsidRPr="3CDD5EB6">
        <w:rPr>
          <w:rFonts w:ascii="Courier New" w:eastAsia="Courier New" w:hAnsi="Courier New" w:cs="Courier New"/>
          <w:sz w:val="20"/>
          <w:szCs w:val="20"/>
        </w:rPr>
        <w:t>ty_awkey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ls_awkey</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ty_awkey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lt_bseg1      </w:t>
      </w:r>
      <w:r w:rsidR="16C34AEC" w:rsidRPr="3CDD5EB6">
        <w:rPr>
          <w:rFonts w:ascii="Courier New" w:eastAsia="Courier New" w:hAnsi="Courier New" w:cs="Courier New"/>
          <w:color w:val="0000FF"/>
          <w:sz w:val="20"/>
          <w:szCs w:val="20"/>
        </w:rPr>
        <w:t xml:space="preserve">TYPE SORTED TABLE OF </w:t>
      </w:r>
      <w:r w:rsidR="16C34AEC" w:rsidRPr="3CDD5EB6">
        <w:rPr>
          <w:rFonts w:ascii="Courier New" w:eastAsia="Courier New" w:hAnsi="Courier New" w:cs="Courier New"/>
          <w:sz w:val="20"/>
          <w:szCs w:val="20"/>
        </w:rPr>
        <w:t>ty_bseg1</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WITH NON-UNIQUE KEY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lv_awkey</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lv_grgc_tot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lv_grlc_t0t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lv_gigc_tot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lv_gilc_tot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lv_fegc_tot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lv_felc_tot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lv_ppv_gc_tot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lv_ppv_lc_tot</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Get the Plants range as per </w:t>
      </w:r>
      <w:proofErr w:type="spellStart"/>
      <w:r w:rsidR="16C34AEC" w:rsidRPr="3CDD5EB6">
        <w:rPr>
          <w:rFonts w:ascii="Courier New" w:eastAsia="Courier New" w:hAnsi="Courier New" w:cs="Courier New"/>
          <w:color w:val="800080"/>
          <w:sz w:val="20"/>
          <w:szCs w:val="20"/>
        </w:rPr>
        <w:t>comapny</w:t>
      </w:r>
      <w:proofErr w:type="spellEnd"/>
      <w:r w:rsidR="16C34AEC" w:rsidRPr="3CDD5EB6">
        <w:rPr>
          <w:rFonts w:ascii="Courier New" w:eastAsia="Courier New" w:hAnsi="Courier New" w:cs="Courier New"/>
          <w:color w:val="800080"/>
          <w:sz w:val="20"/>
          <w:szCs w:val="20"/>
        </w:rPr>
        <w:t xml:space="preserve"> codes from selection screen.</w:t>
      </w:r>
      <w:r>
        <w:br/>
      </w:r>
      <w:r w:rsidR="16C34AEC" w:rsidRPr="3CDD5EB6">
        <w:rPr>
          <w:rFonts w:ascii="Courier New" w:eastAsia="Courier New" w:hAnsi="Courier New" w:cs="Courier New"/>
          <w:color w:val="800080"/>
          <w:sz w:val="20"/>
          <w:szCs w:val="20"/>
        </w:rPr>
        <w:lastRenderedPageBreak/>
        <w:t xml:space="preserve">  </w:t>
      </w:r>
      <w:r w:rsidR="16C34AEC" w:rsidRPr="3CDD5EB6">
        <w:rPr>
          <w:rFonts w:ascii="Courier New" w:eastAsia="Courier New" w:hAnsi="Courier New" w:cs="Courier New"/>
          <w:color w:val="0000FF"/>
          <w:sz w:val="20"/>
          <w:szCs w:val="20"/>
        </w:rPr>
        <w:t xml:space="preserve">SELECT </w:t>
      </w:r>
      <w:r w:rsidR="16C34AEC" w:rsidRPr="3CDD5EB6">
        <w:rPr>
          <w:rFonts w:ascii="Courier New" w:eastAsia="Courier New" w:hAnsi="Courier New" w:cs="Courier New"/>
          <w:sz w:val="20"/>
          <w:szCs w:val="20"/>
        </w:rPr>
        <w:t>@</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color w:val="4DA619"/>
          <w:sz w:val="20"/>
          <w:szCs w:val="20"/>
        </w:rPr>
        <w:t>'I'</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AS sign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'EQ'</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AS </w:t>
      </w:r>
      <w:r w:rsidR="16C34AEC" w:rsidRPr="3CDD5EB6">
        <w:rPr>
          <w:rFonts w:ascii="Courier New" w:eastAsia="Courier New" w:hAnsi="Courier New" w:cs="Courier New"/>
          <w:sz w:val="20"/>
          <w:szCs w:val="20"/>
        </w:rPr>
        <w:t>option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bwkey</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AS </w:t>
      </w:r>
      <w:r w:rsidR="16C34AEC" w:rsidRPr="3CDD5EB6">
        <w:rPr>
          <w:rFonts w:ascii="Courier New" w:eastAsia="Courier New" w:hAnsi="Courier New" w:cs="Courier New"/>
          <w:sz w:val="20"/>
          <w:szCs w:val="20"/>
        </w:rPr>
        <w:t>low</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AS </w:t>
      </w:r>
      <w:r w:rsidR="16C34AEC" w:rsidRPr="3CDD5EB6">
        <w:rPr>
          <w:rFonts w:ascii="Courier New" w:eastAsia="Courier New" w:hAnsi="Courier New" w:cs="Courier New"/>
          <w:sz w:val="20"/>
          <w:szCs w:val="20"/>
        </w:rPr>
        <w:t>high</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FROM </w:t>
      </w:r>
      <w:r w:rsidR="16C34AEC" w:rsidRPr="3CDD5EB6">
        <w:rPr>
          <w:rFonts w:ascii="Courier New" w:eastAsia="Courier New" w:hAnsi="Courier New" w:cs="Courier New"/>
          <w:sz w:val="20"/>
          <w:szCs w:val="20"/>
        </w:rPr>
        <w:t>t001k</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s_pwerks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s_pbukrs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TABLE </w:t>
      </w:r>
      <w:r w:rsidR="16C34AEC" w:rsidRPr="3CDD5EB6">
        <w:rPr>
          <w:rFonts w:ascii="Courier New" w:eastAsia="Courier New" w:hAnsi="Courier New" w:cs="Courier New"/>
          <w:sz w:val="20"/>
          <w:szCs w:val="20"/>
        </w:rPr>
        <w:t>@DATA</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lt_plants1</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lt_plants</w:t>
      </w:r>
      <w:proofErr w:type="spellEnd"/>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lt_plants1[]</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Get the Sub-Con POs and Material Documents from table EKBE and EKPO</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SELECT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zekkn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zekkn</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vgabe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vgabe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buzei</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ebuzei</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ebudat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menge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emenge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meins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meins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pbukrs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werks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werks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ekgrp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ekgrp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waers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pwaers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lifnr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lifnr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lfa1</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name1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vname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mara</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prdha</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prdha</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t024</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eknam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eknam</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t001</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waers </w:t>
      </w:r>
      <w:r w:rsidR="16C34AEC" w:rsidRPr="3CDD5EB6">
        <w:rPr>
          <w:rFonts w:ascii="Courier New" w:eastAsia="Courier New" w:hAnsi="Courier New" w:cs="Courier New"/>
          <w:color w:val="0000FF"/>
          <w:sz w:val="20"/>
          <w:szCs w:val="20"/>
        </w:rPr>
        <w:t xml:space="preserve">AS </w:t>
      </w:r>
      <w:proofErr w:type="spellStart"/>
      <w:r w:rsidR="16C34AEC" w:rsidRPr="3CDD5EB6">
        <w:rPr>
          <w:rFonts w:ascii="Courier New" w:eastAsia="Courier New" w:hAnsi="Courier New" w:cs="Courier New"/>
          <w:sz w:val="20"/>
          <w:szCs w:val="20"/>
        </w:rPr>
        <w:t>lcwaers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FROM </w:t>
      </w:r>
      <w:proofErr w:type="spellStart"/>
      <w:r w:rsidR="16C34AEC" w:rsidRPr="3CDD5EB6">
        <w:rPr>
          <w:rFonts w:ascii="Courier New" w:eastAsia="Courier New" w:hAnsi="Courier New" w:cs="Courier New"/>
          <w:sz w:val="20"/>
          <w:szCs w:val="20"/>
        </w:rPr>
        <w:t>ekbe</w:t>
      </w:r>
      <w:proofErr w:type="spellEnd"/>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proofErr w:type="spellStart"/>
      <w:r w:rsidR="16C34AEC" w:rsidRPr="3CDD5EB6">
        <w:rPr>
          <w:rFonts w:ascii="Courier New" w:eastAsia="Courier New" w:hAnsi="Courier New" w:cs="Courier New"/>
          <w:sz w:val="20"/>
          <w:szCs w:val="20"/>
        </w:rPr>
        <w:t>ekpo</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AND</w:t>
      </w:r>
      <w:r>
        <w:br/>
      </w:r>
      <w:r w:rsidR="16C34AEC" w:rsidRPr="3CDD5EB6">
        <w:rPr>
          <w:rFonts w:ascii="Courier New" w:eastAsia="Courier New" w:hAnsi="Courier New" w:cs="Courier New"/>
          <w:color w:val="0000FF"/>
          <w:sz w:val="20"/>
          <w:szCs w:val="20"/>
        </w:rPr>
        <w:t xml:space="preserve">                                 </w:t>
      </w:r>
      <w:proofErr w:type="spellStart"/>
      <w:r w:rsidR="16C34AEC" w:rsidRPr="3CDD5EB6">
        <w:rPr>
          <w:rFonts w:ascii="Courier New" w:eastAsia="Courier New" w:hAnsi="Courier New" w:cs="Courier New"/>
          <w:color w:val="0000FF"/>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br/>
      </w:r>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proofErr w:type="spellStart"/>
      <w:r w:rsidR="16C34AEC" w:rsidRPr="3CDD5EB6">
        <w:rPr>
          <w:rFonts w:ascii="Courier New" w:eastAsia="Courier New" w:hAnsi="Courier New" w:cs="Courier New"/>
          <w:sz w:val="20"/>
          <w:szCs w:val="20"/>
        </w:rPr>
        <w:t>ekko</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br/>
      </w:r>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r w:rsidR="16C34AEC" w:rsidRPr="3CDD5EB6">
        <w:rPr>
          <w:rFonts w:ascii="Courier New" w:eastAsia="Courier New" w:hAnsi="Courier New" w:cs="Courier New"/>
          <w:sz w:val="20"/>
          <w:szCs w:val="20"/>
        </w:rPr>
        <w:t xml:space="preserve">lfa1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lifnr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lfa1</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lifnr</w:t>
      </w:r>
      <w:r>
        <w:br/>
      </w:r>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proofErr w:type="spellStart"/>
      <w:r w:rsidR="16C34AEC" w:rsidRPr="3CDD5EB6">
        <w:rPr>
          <w:rFonts w:ascii="Courier New" w:eastAsia="Courier New" w:hAnsi="Courier New" w:cs="Courier New"/>
          <w:sz w:val="20"/>
          <w:szCs w:val="20"/>
        </w:rPr>
        <w:t>mara</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mara</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br/>
      </w:r>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r w:rsidR="16C34AEC" w:rsidRPr="3CDD5EB6">
        <w:rPr>
          <w:rFonts w:ascii="Courier New" w:eastAsia="Courier New" w:hAnsi="Courier New" w:cs="Courier New"/>
          <w:sz w:val="20"/>
          <w:szCs w:val="20"/>
        </w:rPr>
        <w:t xml:space="preserve">t024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ekko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ekgrp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t024</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ekgrp</w:t>
      </w:r>
      <w:r>
        <w:br/>
      </w:r>
      <w:r w:rsidR="16C34AEC" w:rsidRPr="3CDD5EB6">
        <w:rPr>
          <w:rFonts w:ascii="Courier New" w:eastAsia="Courier New" w:hAnsi="Courier New" w:cs="Courier New"/>
          <w:sz w:val="20"/>
          <w:szCs w:val="20"/>
        </w:rPr>
        <w:t xml:space="preserve">              INNER </w:t>
      </w:r>
      <w:r w:rsidR="16C34AEC" w:rsidRPr="3CDD5EB6">
        <w:rPr>
          <w:rFonts w:ascii="Courier New" w:eastAsia="Courier New" w:hAnsi="Courier New" w:cs="Courier New"/>
          <w:color w:val="0000FF"/>
          <w:sz w:val="20"/>
          <w:szCs w:val="20"/>
        </w:rPr>
        <w:t xml:space="preserve">JOIN </w:t>
      </w:r>
      <w:r w:rsidR="16C34AEC" w:rsidRPr="3CDD5EB6">
        <w:rPr>
          <w:rFonts w:ascii="Courier New" w:eastAsia="Courier New" w:hAnsi="Courier New" w:cs="Courier New"/>
          <w:sz w:val="20"/>
          <w:szCs w:val="20"/>
        </w:rPr>
        <w:t xml:space="preserve">t001 </w:t>
      </w:r>
      <w:r w:rsidR="16C34AEC" w:rsidRPr="3CDD5EB6">
        <w:rPr>
          <w:rFonts w:ascii="Courier New" w:eastAsia="Courier New" w:hAnsi="Courier New" w:cs="Courier New"/>
          <w:color w:val="0000FF"/>
          <w:sz w:val="20"/>
          <w:szCs w:val="20"/>
        </w:rPr>
        <w:t xml:space="preserve">ON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t001</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TABLE </w:t>
      </w:r>
      <w:r w:rsidR="16C34AEC" w:rsidRPr="3CDD5EB6">
        <w:rPr>
          <w:rFonts w:ascii="Courier New" w:eastAsia="Courier New" w:hAnsi="Courier New" w:cs="Courier New"/>
          <w:sz w:val="20"/>
          <w:szCs w:val="20"/>
        </w:rPr>
        <w:t>@DATA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s_pbudat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s_pbukrs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werks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lt_plants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OR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s_pebeln</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pstyp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4DA619"/>
          <w:sz w:val="20"/>
          <w:szCs w:val="20"/>
        </w:rPr>
        <w:t>'3'</w:t>
      </w:r>
      <w:r>
        <w:br/>
      </w:r>
      <w:r w:rsidR="16C34AEC" w:rsidRPr="3CDD5EB6">
        <w:rPr>
          <w:rFonts w:ascii="Courier New" w:eastAsia="Courier New" w:hAnsi="Courier New" w:cs="Courier New"/>
          <w:color w:val="4DA619"/>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ekpo</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netpr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NE </w:t>
      </w:r>
      <w:r w:rsidR="16C34AEC" w:rsidRPr="3CDD5EB6">
        <w:rPr>
          <w:rFonts w:ascii="Courier New" w:eastAsia="Courier New" w:hAnsi="Courier New" w:cs="Courier New"/>
          <w:color w:val="3399FF"/>
          <w:sz w:val="20"/>
          <w:szCs w:val="20"/>
        </w:rPr>
        <w:t>0</w:t>
      </w:r>
      <w:r>
        <w:br/>
      </w:r>
      <w:r w:rsidR="16C34AEC" w:rsidRPr="3CDD5EB6">
        <w:rPr>
          <w:rFonts w:ascii="Courier New" w:eastAsia="Courier New" w:hAnsi="Courier New" w:cs="Courier New"/>
          <w:color w:val="3399FF"/>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ekbe</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gc_bewtp_e</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gc_bewtp_o</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gc_bewtp_q</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Get the Material Descriptions for Sub-Con Materials and Consigned Materials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lastRenderedPageBreak/>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ADJACENT DUPLICATES FROM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COMPARING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Sub-Con Material Descriptions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SELECT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maktx</w:t>
      </w:r>
      <w:proofErr w:type="spellEnd"/>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FROM </w:t>
      </w:r>
      <w:proofErr w:type="spellStart"/>
      <w:r w:rsidR="16C34AEC" w:rsidRPr="3CDD5EB6">
        <w:rPr>
          <w:rFonts w:ascii="Courier New" w:eastAsia="Courier New" w:hAnsi="Courier New" w:cs="Courier New"/>
          <w:sz w:val="20"/>
          <w:szCs w:val="20"/>
        </w:rPr>
        <w:t>makt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TABLE </w:t>
      </w:r>
      <w:r w:rsidR="16C34AEC" w:rsidRPr="3CDD5EB6">
        <w:rPr>
          <w:rFonts w:ascii="Courier New" w:eastAsia="Courier New" w:hAnsi="Courier New" w:cs="Courier New"/>
          <w:sz w:val="20"/>
          <w:szCs w:val="20"/>
        </w:rPr>
        <w:t>@DATA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lt_makt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FOR ALL </w:t>
      </w:r>
      <w:r w:rsidR="16C34AEC" w:rsidRPr="3CDD5EB6">
        <w:rPr>
          <w:rFonts w:ascii="Courier New" w:eastAsia="Courier New" w:hAnsi="Courier New" w:cs="Courier New"/>
          <w:sz w:val="20"/>
          <w:szCs w:val="20"/>
        </w:rPr>
        <w:t xml:space="preserve">ENTRIES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lt_ekbe_tmp</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spras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langu</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lt_makt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lt_ekbe_tmp</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NE </w:t>
      </w:r>
      <w:proofErr w:type="spellStart"/>
      <w:r w:rsidR="16C34AEC" w:rsidRPr="3CDD5EB6">
        <w:rPr>
          <w:rFonts w:ascii="Courier New" w:eastAsia="Courier New" w:hAnsi="Courier New" w:cs="Courier New"/>
          <w:sz w:val="20"/>
          <w:szCs w:val="20"/>
        </w:rPr>
        <w:t>gc_bewtp_o</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NOT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IS INITIAL</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ematnr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ADJACENT DUPLICATES FROM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COMPARING </w:t>
      </w:r>
      <w:proofErr w:type="spellStart"/>
      <w:r w:rsidR="16C34AEC" w:rsidRPr="3CDD5EB6">
        <w:rPr>
          <w:rFonts w:ascii="Courier New" w:eastAsia="Courier New" w:hAnsi="Courier New" w:cs="Courier New"/>
          <w:sz w:val="20"/>
          <w:szCs w:val="20"/>
        </w:rPr>
        <w:t>ematnr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Get Consigned Materials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SELECT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maktx</w:t>
      </w:r>
      <w:proofErr w:type="spellEnd"/>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FROM </w:t>
      </w:r>
      <w:proofErr w:type="spellStart"/>
      <w:r w:rsidR="16C34AEC" w:rsidRPr="3CDD5EB6">
        <w:rPr>
          <w:rFonts w:ascii="Courier New" w:eastAsia="Courier New" w:hAnsi="Courier New" w:cs="Courier New"/>
          <w:sz w:val="20"/>
          <w:szCs w:val="20"/>
        </w:rPr>
        <w:t>makt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APPENDING TABLE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lt_makt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FOR ALL </w:t>
      </w:r>
      <w:r w:rsidR="16C34AEC" w:rsidRPr="3CDD5EB6">
        <w:rPr>
          <w:rFonts w:ascii="Courier New" w:eastAsia="Courier New" w:hAnsi="Courier New" w:cs="Courier New"/>
          <w:sz w:val="20"/>
          <w:szCs w:val="20"/>
        </w:rPr>
        <w:t xml:space="preserve">ENTRIES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lt_ekbe_tmp</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ematnr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spras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langu</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lt_makt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Prepare the Accounting Document Keys from Material Documents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lt_ekbe_tmp</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pbukrs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sz w:val="20"/>
          <w:szCs w:val="20"/>
        </w:rPr>
        <w:t xml:space="preserve"> ebudat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ADJACENT DUPLICATES FROM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COMPARING </w:t>
      </w:r>
      <w:proofErr w:type="spellStart"/>
      <w:r w:rsidR="16C34AEC" w:rsidRPr="3CDD5EB6">
        <w:rPr>
          <w:rFonts w:ascii="Courier New" w:eastAsia="Courier New" w:hAnsi="Courier New" w:cs="Courier New"/>
          <w:sz w:val="20"/>
          <w:szCs w:val="20"/>
        </w:rPr>
        <w:t>pbukrs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sz w:val="20"/>
          <w:szCs w:val="20"/>
        </w:rPr>
        <w:t xml:space="preserve"> ebudat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LOOP AT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INTO 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ls_ekbe_tmp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pbukrs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 &amp; |{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ebudat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APPEND </w:t>
      </w:r>
      <w:proofErr w:type="spellStart"/>
      <w:r w:rsidR="16C34AEC" w:rsidRPr="3CDD5EB6">
        <w:rPr>
          <w:rFonts w:ascii="Courier New" w:eastAsia="Courier New" w:hAnsi="Courier New" w:cs="Courier New"/>
          <w:sz w:val="20"/>
          <w:szCs w:val="20"/>
        </w:rPr>
        <w:t>ls_awkey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TO </w:t>
      </w:r>
      <w:proofErr w:type="spellStart"/>
      <w:r w:rsidR="16C34AEC" w:rsidRPr="3CDD5EB6">
        <w:rPr>
          <w:rFonts w:ascii="Courier New" w:eastAsia="Courier New" w:hAnsi="Courier New" w:cs="Courier New"/>
          <w:sz w:val="20"/>
          <w:szCs w:val="20"/>
        </w:rPr>
        <w:t>lt_awkey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NOT </w:t>
      </w:r>
      <w:proofErr w:type="spellStart"/>
      <w:r w:rsidR="16C34AEC" w:rsidRPr="3CDD5EB6">
        <w:rPr>
          <w:rFonts w:ascii="Courier New" w:eastAsia="Courier New" w:hAnsi="Courier New" w:cs="Courier New"/>
          <w:sz w:val="20"/>
          <w:szCs w:val="20"/>
        </w:rPr>
        <w:t>lt_awkey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IS INITIAL</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Get the list of Accounting Documents from BKPF</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SELECT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belnr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blart,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monat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lastRenderedPageBreak/>
        <w:t xml:space="preserve">             </w:t>
      </w:r>
      <w:proofErr w:type="spellStart"/>
      <w:r w:rsidR="16C34AEC" w:rsidRPr="3CDD5EB6">
        <w:rPr>
          <w:rFonts w:ascii="Courier New" w:eastAsia="Courier New" w:hAnsi="Courier New" w:cs="Courier New"/>
          <w:color w:val="800080"/>
          <w:sz w:val="20"/>
          <w:szCs w:val="20"/>
        </w:rPr>
        <w:t>budat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awkey</w:t>
      </w:r>
      <w:proofErr w:type="spellEnd"/>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FROM </w:t>
      </w:r>
      <w:proofErr w:type="spellStart"/>
      <w:r w:rsidR="16C34AEC" w:rsidRPr="3CDD5EB6">
        <w:rPr>
          <w:rFonts w:ascii="Courier New" w:eastAsia="Courier New" w:hAnsi="Courier New" w:cs="Courier New"/>
          <w:sz w:val="20"/>
          <w:szCs w:val="20"/>
        </w:rPr>
        <w:t>bkpf</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TABLE </w:t>
      </w:r>
      <w:r w:rsidR="16C34AEC" w:rsidRPr="3CDD5EB6">
        <w:rPr>
          <w:rFonts w:ascii="Courier New" w:eastAsia="Courier New" w:hAnsi="Courier New" w:cs="Courier New"/>
          <w:sz w:val="20"/>
          <w:szCs w:val="20"/>
        </w:rPr>
        <w:t>@DATA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lt_bkpf</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FOR ALL </w:t>
      </w:r>
      <w:r w:rsidR="16C34AEC" w:rsidRPr="3CDD5EB6">
        <w:rPr>
          <w:rFonts w:ascii="Courier New" w:eastAsia="Courier New" w:hAnsi="Courier New" w:cs="Courier New"/>
          <w:sz w:val="20"/>
          <w:szCs w:val="20"/>
        </w:rPr>
        <w:t xml:space="preserve">ENTRIES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lt_awkey</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budat</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lt_awkey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Get the Items of the Accounting Documents from BSEG</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SELECT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bukrs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belnr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buzei</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dmbe2,</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shkzg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ktosl</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erfmg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erfme</w:t>
      </w:r>
      <w:proofErr w:type="spellEnd"/>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FROM </w:t>
      </w:r>
      <w:proofErr w:type="spellStart"/>
      <w:r w:rsidR="16C34AEC" w:rsidRPr="3CDD5EB6">
        <w:rPr>
          <w:rFonts w:ascii="Courier New" w:eastAsia="Courier New" w:hAnsi="Courier New" w:cs="Courier New"/>
          <w:sz w:val="20"/>
          <w:szCs w:val="20"/>
        </w:rPr>
        <w:t>bseg</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INTO TABLE </w:t>
      </w:r>
      <w:r w:rsidR="16C34AEC" w:rsidRPr="3CDD5EB6">
        <w:rPr>
          <w:rFonts w:ascii="Courier New" w:eastAsia="Courier New" w:hAnsi="Courier New" w:cs="Courier New"/>
          <w:sz w:val="20"/>
          <w:szCs w:val="20"/>
        </w:rPr>
        <w:t>@DATA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FOR ALL </w:t>
      </w:r>
      <w:r w:rsidR="16C34AEC" w:rsidRPr="3CDD5EB6">
        <w:rPr>
          <w:rFonts w:ascii="Courier New" w:eastAsia="Courier New" w:hAnsi="Courier New" w:cs="Courier New"/>
          <w:sz w:val="20"/>
          <w:szCs w:val="20"/>
        </w:rPr>
        <w:t xml:space="preserve">ENTRIES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lt_bkpf</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belnr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lt_bkpf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hkont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IN </w:t>
      </w:r>
      <w:r w:rsidR="16C34AEC" w:rsidRPr="3CDD5EB6">
        <w:rPr>
          <w:rFonts w:ascii="Courier New" w:eastAsia="Courier New" w:hAnsi="Courier New" w:cs="Courier New"/>
          <w:sz w:val="20"/>
          <w:szCs w:val="20"/>
        </w:rPr>
        <w:t>@</w:t>
      </w:r>
      <w:proofErr w:type="spellStart"/>
      <w:r w:rsidR="16C34AEC" w:rsidRPr="3CDD5EB6">
        <w:rPr>
          <w:rFonts w:ascii="Courier New" w:eastAsia="Courier New" w:hAnsi="Courier New" w:cs="Courier New"/>
          <w:sz w:val="20"/>
          <w:szCs w:val="20"/>
        </w:rPr>
        <w:t>s_phkont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shkzg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LOOP AT </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ASSIGNING FIELD</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SYMBOL</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lfs_bseg</w:t>
      </w:r>
      <w:proofErr w:type="spellEnd"/>
      <w:r w:rsidR="16C34AEC" w:rsidRPr="3CDD5EB6">
        <w:rPr>
          <w:rFonts w:ascii="Courier New" w:eastAsia="Courier New" w:hAnsi="Courier New" w:cs="Courier New"/>
          <w:sz w:val="20"/>
          <w:szCs w:val="20"/>
        </w:rPr>
        <w:t>&gt;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lfs_bseg</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shkzg</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gc_h</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&lt;</w:t>
      </w:r>
      <w:proofErr w:type="spellStart"/>
      <w:r w:rsidR="16C34AEC" w:rsidRPr="3CDD5EB6">
        <w:rPr>
          <w:rFonts w:ascii="Courier New" w:eastAsia="Courier New" w:hAnsi="Courier New" w:cs="Courier New"/>
          <w:color w:val="800080"/>
          <w:sz w:val="20"/>
          <w:szCs w:val="20"/>
        </w:rPr>
        <w:t>lfs_bseg</w:t>
      </w:r>
      <w:proofErr w:type="spellEnd"/>
      <w:r w:rsidR="16C34AEC" w:rsidRPr="3CDD5EB6">
        <w:rPr>
          <w:rFonts w:ascii="Courier New" w:eastAsia="Courier New" w:hAnsi="Courier New" w:cs="Courier New"/>
          <w:color w:val="800080"/>
          <w:sz w:val="20"/>
          <w:szCs w:val="20"/>
        </w:rPr>
        <w:t>&gt;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dmbe2 </w:t>
      </w:r>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lfs_bseg</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dmbe2 * </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3399FF"/>
          <w:sz w:val="20"/>
          <w:szCs w:val="20"/>
        </w:rPr>
        <w:t xml:space="preserve">1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&lt;</w:t>
      </w:r>
      <w:proofErr w:type="spellStart"/>
      <w:r w:rsidR="16C34AEC" w:rsidRPr="3CDD5EB6">
        <w:rPr>
          <w:rFonts w:ascii="Courier New" w:eastAsia="Courier New" w:hAnsi="Courier New" w:cs="Courier New"/>
          <w:color w:val="800080"/>
          <w:sz w:val="20"/>
          <w:szCs w:val="20"/>
        </w:rPr>
        <w:t>lfs_bseg</w:t>
      </w:r>
      <w:proofErr w:type="spellEnd"/>
      <w:r w:rsidR="16C34AEC" w:rsidRPr="3CDD5EB6">
        <w:rPr>
          <w:rFonts w:ascii="Courier New" w:eastAsia="Courier New" w:hAnsi="Courier New" w:cs="Courier New"/>
          <w:color w:val="800080"/>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lfs_bseg</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sz w:val="20"/>
          <w:szCs w:val="20"/>
        </w:rPr>
        <w:t xml:space="preserve"> * </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3399FF"/>
          <w:sz w:val="20"/>
          <w:szCs w:val="20"/>
        </w:rPr>
        <w:t xml:space="preserve">1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ELSE</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&lt;</w:t>
      </w:r>
      <w:proofErr w:type="spellStart"/>
      <w:r w:rsidR="16C34AEC" w:rsidRPr="3CDD5EB6">
        <w:rPr>
          <w:rFonts w:ascii="Courier New" w:eastAsia="Courier New" w:hAnsi="Courier New" w:cs="Courier New"/>
          <w:color w:val="800080"/>
          <w:sz w:val="20"/>
          <w:szCs w:val="20"/>
        </w:rPr>
        <w:t>lfs_bseg</w:t>
      </w:r>
      <w:proofErr w:type="spellEnd"/>
      <w:r w:rsidR="16C34AEC" w:rsidRPr="3CDD5EB6">
        <w:rPr>
          <w:rFonts w:ascii="Courier New" w:eastAsia="Courier New" w:hAnsi="Courier New" w:cs="Courier New"/>
          <w:color w:val="800080"/>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erfmg</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lfs_bseg</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erfmg</w:t>
      </w:r>
      <w:proofErr w:type="spellEnd"/>
      <w:r w:rsidR="16C34AEC" w:rsidRPr="3CDD5EB6">
        <w:rPr>
          <w:rFonts w:ascii="Courier New" w:eastAsia="Courier New" w:hAnsi="Courier New" w:cs="Courier New"/>
          <w:sz w:val="20"/>
          <w:szCs w:val="20"/>
        </w:rPr>
        <w:t xml:space="preserve"> * </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3399FF"/>
          <w:sz w:val="20"/>
          <w:szCs w:val="20"/>
        </w:rPr>
        <w:t xml:space="preserve">1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matnr</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lt_bseg1[] = </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sz w:val="20"/>
          <w:szCs w:val="20"/>
        </w:rPr>
        <w: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ELSE</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MESSAGE </w:t>
      </w:r>
      <w:r w:rsidR="16C34AEC" w:rsidRPr="3CDD5EB6">
        <w:rPr>
          <w:rFonts w:ascii="Courier New" w:eastAsia="Courier New" w:hAnsi="Courier New" w:cs="Courier New"/>
          <w:color w:val="4DA619"/>
          <w:sz w:val="20"/>
          <w:szCs w:val="20"/>
        </w:rPr>
        <w:t>'No Data Found for your Selection'</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color w:val="3399FF"/>
          <w:sz w:val="20"/>
          <w:szCs w:val="20"/>
        </w:rPr>
        <w:t>240</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TYPE </w:t>
      </w:r>
      <w:r w:rsidR="16C34AEC" w:rsidRPr="3CDD5EB6">
        <w:rPr>
          <w:rFonts w:ascii="Courier New" w:eastAsia="Courier New" w:hAnsi="Courier New" w:cs="Courier New"/>
          <w:color w:val="4DA619"/>
          <w:sz w:val="20"/>
          <w:szCs w:val="20"/>
        </w:rPr>
        <w:t>'I'</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LEAVE LIST-PROCESSING</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Prepare the OUTPUT Table for PPV for Sub-Con POs</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lt_ekbe_tmp</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ADJACENT DUPLICATES FROM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COMPARING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lastRenderedPageBreak/>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proofErr w:type="spellStart"/>
      <w:r w:rsidR="16C34AEC" w:rsidRPr="3CDD5EB6">
        <w:rPr>
          <w:rFonts w:ascii="Courier New" w:eastAsia="Courier New" w:hAnsi="Courier New" w:cs="Courier New"/>
          <w:sz w:val="20"/>
          <w:szCs w:val="20"/>
        </w:rPr>
        <w:t>lt_bkpf</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DATA</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lt_bseg2</w:t>
      </w:r>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lt_bseg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SORT </w:t>
      </w:r>
      <w:r w:rsidR="16C34AEC" w:rsidRPr="3CDD5EB6">
        <w:rPr>
          <w:rFonts w:ascii="Courier New" w:eastAsia="Courier New" w:hAnsi="Courier New" w:cs="Courier New"/>
          <w:sz w:val="20"/>
          <w:szCs w:val="20"/>
        </w:rPr>
        <w:t xml:space="preserve">lt_bseg2 </w:t>
      </w:r>
      <w:r w:rsidR="16C34AEC" w:rsidRPr="3CDD5EB6">
        <w:rPr>
          <w:rFonts w:ascii="Courier New" w:eastAsia="Courier New" w:hAnsi="Courier New" w:cs="Courier New"/>
          <w:color w:val="0000FF"/>
          <w:sz w:val="20"/>
          <w:szCs w:val="20"/>
        </w:rPr>
        <w:t xml:space="preserve">BY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DELETE ADJACENT DUPLICATES FROM </w:t>
      </w:r>
      <w:r w:rsidR="16C34AEC" w:rsidRPr="3CDD5EB6">
        <w:rPr>
          <w:rFonts w:ascii="Courier New" w:eastAsia="Courier New" w:hAnsi="Courier New" w:cs="Courier New"/>
          <w:sz w:val="20"/>
          <w:szCs w:val="20"/>
        </w:rPr>
        <w:t xml:space="preserve">lt_bseg2 </w:t>
      </w:r>
      <w:r w:rsidR="16C34AEC" w:rsidRPr="3CDD5EB6">
        <w:rPr>
          <w:rFonts w:ascii="Courier New" w:eastAsia="Courier New" w:hAnsi="Courier New" w:cs="Courier New"/>
          <w:color w:val="0000FF"/>
          <w:sz w:val="20"/>
          <w:szCs w:val="20"/>
        </w:rPr>
        <w:t xml:space="preserve">COMPARING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LOOP AT </w:t>
      </w:r>
      <w:proofErr w:type="spellStart"/>
      <w:r w:rsidR="16C34AEC" w:rsidRPr="3CDD5EB6">
        <w:rPr>
          <w:rFonts w:ascii="Courier New" w:eastAsia="Courier New" w:hAnsi="Courier New" w:cs="Courier New"/>
          <w:sz w:val="20"/>
          <w:szCs w:val="20"/>
        </w:rPr>
        <w:t>lt_ekbe_tmp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ASSIGNING FIELD</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SYMBOL</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lfs_ekbe_tmp</w:t>
      </w:r>
      <w:proofErr w:type="spellEnd"/>
      <w:r w:rsidR="16C34AEC" w:rsidRPr="3CDD5EB6">
        <w:rPr>
          <w:rFonts w:ascii="Courier New" w:eastAsia="Courier New" w:hAnsi="Courier New" w:cs="Courier New"/>
          <w:sz w:val="20"/>
          <w:szCs w:val="20"/>
        </w:rPr>
        <w:t>&gt;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ls_ekbe_tmp</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ls_ekbe_tmp</w:t>
      </w:r>
      <w:proofErr w:type="spellEnd"/>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lfs_ekbe_tmp</w:t>
      </w:r>
      <w:proofErr w:type="spellEnd"/>
      <w:r w:rsidR="16C34AEC" w:rsidRPr="3CDD5EB6">
        <w:rPr>
          <w:rFonts w:ascii="Courier New" w:eastAsia="Courier New" w:hAnsi="Courier New" w:cs="Courier New"/>
          <w:sz w:val="20"/>
          <w:szCs w:val="20"/>
        </w:rPr>
        <w:t>&gt;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ls_po_output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"PO</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"PO Item</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grmenge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emenge</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 GR Qty</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grmeins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meins</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w:t>
      </w:r>
      <w:proofErr w:type="spellStart"/>
      <w:r w:rsidR="16C34AEC" w:rsidRPr="00E031B9">
        <w:rPr>
          <w:rFonts w:ascii="Courier New" w:eastAsia="Courier New" w:hAnsi="Courier New" w:cs="Courier New"/>
          <w:i/>
          <w:iCs/>
          <w:color w:val="808080"/>
          <w:sz w:val="20"/>
          <w:szCs w:val="20"/>
        </w:rPr>
        <w:t>Uom</w:t>
      </w:r>
      <w:proofErr w:type="spellEnd"/>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"Sub-Con Mat</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pwerks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werks</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"Plant</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mbelnr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"Material Document</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ekgrp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ekgrp</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w:t>
      </w:r>
      <w:proofErr w:type="spellStart"/>
      <w:r w:rsidR="16C34AEC" w:rsidRPr="00E031B9">
        <w:rPr>
          <w:rFonts w:ascii="Courier New" w:eastAsia="Courier New" w:hAnsi="Courier New" w:cs="Courier New"/>
          <w:i/>
          <w:iCs/>
          <w:color w:val="808080"/>
          <w:sz w:val="20"/>
          <w:szCs w:val="20"/>
        </w:rPr>
        <w:t>Purchage</w:t>
      </w:r>
      <w:proofErr w:type="spellEnd"/>
      <w:r w:rsidR="16C34AEC" w:rsidRPr="00E031B9">
        <w:rPr>
          <w:rFonts w:ascii="Courier New" w:eastAsia="Courier New" w:hAnsi="Courier New" w:cs="Courier New"/>
          <w:i/>
          <w:iCs/>
          <w:color w:val="808080"/>
          <w:sz w:val="20"/>
          <w:szCs w:val="20"/>
        </w:rPr>
        <w:t xml:space="preserve"> Org</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eknam</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eknam</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w:t>
      </w:r>
      <w:proofErr w:type="spellStart"/>
      <w:r w:rsidR="16C34AEC" w:rsidRPr="00E031B9">
        <w:rPr>
          <w:rFonts w:ascii="Courier New" w:eastAsia="Courier New" w:hAnsi="Courier New" w:cs="Courier New"/>
          <w:i/>
          <w:iCs/>
          <w:color w:val="808080"/>
          <w:sz w:val="20"/>
          <w:szCs w:val="20"/>
        </w:rPr>
        <w:t>Purchage</w:t>
      </w:r>
      <w:proofErr w:type="spellEnd"/>
      <w:r w:rsidR="16C34AEC" w:rsidRPr="00E031B9">
        <w:rPr>
          <w:rFonts w:ascii="Courier New" w:eastAsia="Courier New" w:hAnsi="Courier New" w:cs="Courier New"/>
          <w:i/>
          <w:iCs/>
          <w:color w:val="808080"/>
          <w:sz w:val="20"/>
          <w:szCs w:val="20"/>
        </w:rPr>
        <w:t xml:space="preserve"> Org Name</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pwaers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pwaers</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"PO Currency</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lifnr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lifnr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"Vendor</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vname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vname</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"Vendor Name</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prdha</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prdha</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"Product Hierarchy</w:t>
      </w:r>
      <w:r>
        <w:br/>
      </w:r>
      <w:r>
        <w:br/>
      </w:r>
      <w:r w:rsidR="16C34AEC" w:rsidRPr="00E031B9">
        <w:rPr>
          <w:rFonts w:ascii="Courier New" w:eastAsia="Courier New" w:hAnsi="Courier New" w:cs="Courier New"/>
          <w:i/>
          <w:iCs/>
          <w:color w:val="808080"/>
          <w:sz w:val="20"/>
          <w:szCs w:val="20"/>
        </w:rPr>
        <w:t>* Sub-Con Material Description</w:t>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 xml:space="preserve">READ TABLE </w:t>
      </w:r>
      <w:proofErr w:type="spellStart"/>
      <w:r w:rsidR="16C34AEC" w:rsidRPr="3CDD5EB6">
        <w:rPr>
          <w:rFonts w:ascii="Courier New" w:eastAsia="Courier New" w:hAnsi="Courier New" w:cs="Courier New"/>
          <w:sz w:val="20"/>
          <w:szCs w:val="20"/>
        </w:rPr>
        <w:t>lt_makt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ASSIGNING FIELD</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SYMBOL</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lfs_makt</w:t>
      </w:r>
      <w:proofErr w:type="spellEnd"/>
      <w:r w:rsidR="16C34AEC" w:rsidRPr="3CDD5EB6">
        <w:rPr>
          <w:rFonts w:ascii="Courier New" w:eastAsia="Courier New" w:hAnsi="Courier New" w:cs="Courier New"/>
          <w:sz w:val="20"/>
          <w:szCs w:val="20"/>
        </w:rPr>
        <w:t>&gt;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WITH KEY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BINARY SEARCH</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pomaktx</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lfs_makt</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maktx</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br/>
      </w:r>
      <w:r w:rsidR="16C34AEC" w:rsidRPr="3CDD5EB6">
        <w:rPr>
          <w:rFonts w:ascii="Courier New" w:eastAsia="Courier New" w:hAnsi="Courier New" w:cs="Courier New"/>
          <w:color w:val="800080"/>
          <w:sz w:val="20"/>
          <w:szCs w:val="20"/>
        </w:rPr>
        <w:t>* Prepare the Accounting Document Key</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proofErr w:type="spellStart"/>
      <w:r w:rsidR="16C34AEC" w:rsidRPr="3CDD5EB6">
        <w:rPr>
          <w:rFonts w:ascii="Courier New" w:eastAsia="Courier New" w:hAnsi="Courier New" w:cs="Courier New"/>
          <w:sz w:val="20"/>
          <w:szCs w:val="20"/>
        </w:rPr>
        <w:t>lv_awkey</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lv_awkey</w:t>
      </w:r>
      <w:proofErr w:type="spellEnd"/>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 &amp; |{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Fill the Accounting Documents for the current Material Document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LOOP AT </w:t>
      </w:r>
      <w:proofErr w:type="spellStart"/>
      <w:r w:rsidR="16C34AEC" w:rsidRPr="3CDD5EB6">
        <w:rPr>
          <w:rFonts w:ascii="Courier New" w:eastAsia="Courier New" w:hAnsi="Courier New" w:cs="Courier New"/>
          <w:sz w:val="20"/>
          <w:szCs w:val="20"/>
        </w:rPr>
        <w:t>lt_bkpf</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INTO 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ls_bkpf</w:t>
      </w:r>
      <w:proofErr w:type="spell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awkey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lv_awkey</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"Company Code</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abelnr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"Accounting Document</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"Fiscal Year</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budat</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"Posting Date</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monat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monat</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"Posting Period</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proofErr w:type="spellEnd"/>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 xml:space="preserve">blart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ls_bkpf</w:t>
      </w:r>
      <w:proofErr w:type="spellEnd"/>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blart</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"Accounting Document Type</w:t>
      </w:r>
      <w:r>
        <w:br/>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 xml:space="preserve">LOOP AT </w:t>
      </w:r>
      <w:r w:rsidR="16C34AEC" w:rsidRPr="3CDD5EB6">
        <w:rPr>
          <w:rFonts w:ascii="Courier New" w:eastAsia="Courier New" w:hAnsi="Courier New" w:cs="Courier New"/>
          <w:sz w:val="20"/>
          <w:szCs w:val="20"/>
        </w:rPr>
        <w:t xml:space="preserve">lt_bseg2 </w:t>
      </w:r>
      <w:r w:rsidR="16C34AEC" w:rsidRPr="3CDD5EB6">
        <w:rPr>
          <w:rFonts w:ascii="Courier New" w:eastAsia="Courier New" w:hAnsi="Courier New" w:cs="Courier New"/>
          <w:color w:val="0000FF"/>
          <w:sz w:val="20"/>
          <w:szCs w:val="20"/>
        </w:rPr>
        <w:t>INTO DATA</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ls_bseg2</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belnr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proofErr w:type="spellStart"/>
      <w:r w:rsidR="16C34AEC" w:rsidRPr="3CDD5EB6">
        <w:rPr>
          <w:rFonts w:ascii="Courier New" w:eastAsia="Courier New" w:hAnsi="Courier New" w:cs="Courier New"/>
          <w:sz w:val="20"/>
          <w:szCs w:val="20"/>
        </w:rPr>
        <w:t>ls_bkpf</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lastRenderedPageBreak/>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cmaktx</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Consigned Material Description</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READ TABLE </w:t>
      </w:r>
      <w:proofErr w:type="spellStart"/>
      <w:r w:rsidR="16C34AEC" w:rsidRPr="3CDD5EB6">
        <w:rPr>
          <w:rFonts w:ascii="Courier New" w:eastAsia="Courier New" w:hAnsi="Courier New" w:cs="Courier New"/>
          <w:sz w:val="20"/>
          <w:szCs w:val="20"/>
        </w:rPr>
        <w:t>lt_ekbe</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ASSIGNING FIELD</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color w:val="0000FF"/>
          <w:sz w:val="20"/>
          <w:szCs w:val="20"/>
        </w:rPr>
        <w:t>SYMBOL</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w:t>
      </w:r>
      <w:proofErr w:type="spellEnd"/>
      <w:r w:rsidR="16C34AEC" w:rsidRPr="3CDD5EB6">
        <w:rPr>
          <w:rFonts w:ascii="Courier New" w:eastAsia="Courier New" w:hAnsi="Courier New" w:cs="Courier New"/>
          <w:sz w:val="20"/>
          <w:szCs w:val="20"/>
        </w:rPr>
        <w:t>&gt;</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WITH KEY </w:t>
      </w:r>
      <w:proofErr w:type="spellStart"/>
      <w:r w:rsidR="16C34AEC" w:rsidRPr="3CDD5EB6">
        <w:rPr>
          <w:rFonts w:ascii="Courier New" w:eastAsia="Courier New" w:hAnsi="Courier New" w:cs="Courier New"/>
          <w:sz w:val="20"/>
          <w:szCs w:val="20"/>
        </w:rPr>
        <w:t>ebeln</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w:t>
      </w:r>
      <w:proofErr w:type="spellEnd"/>
      <w:r>
        <w:br/>
      </w:r>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ebelp</w:t>
      </w:r>
      <w:proofErr w:type="spellEnd"/>
      <w:r>
        <w:br/>
      </w:r>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ebelnr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ebelnr</w:t>
      </w:r>
      <w:proofErr w:type="spellEnd"/>
      <w:r>
        <w:br/>
      </w:r>
      <w:r w:rsidR="16C34AEC" w:rsidRPr="3CDD5EB6">
        <w:rPr>
          <w:rFonts w:ascii="Courier New" w:eastAsia="Courier New" w:hAnsi="Courier New" w:cs="Courier New"/>
          <w:sz w:val="20"/>
          <w:szCs w:val="20"/>
        </w:rPr>
        <w:t xml:space="preserve">                                    </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'O'</w:t>
      </w:r>
      <w:r>
        <w:br/>
      </w:r>
      <w:r w:rsidR="16C34AEC" w:rsidRPr="3CDD5EB6">
        <w:rPr>
          <w:rFonts w:ascii="Courier New" w:eastAsia="Courier New" w:hAnsi="Courier New" w:cs="Courier New"/>
          <w:color w:val="4DA619"/>
          <w:sz w:val="20"/>
          <w:szCs w:val="20"/>
        </w:rPr>
        <w:t xml:space="preserve">                                    </w:t>
      </w:r>
      <w:proofErr w:type="spellStart"/>
      <w:r w:rsidR="16C34AEC" w:rsidRPr="3CDD5EB6">
        <w:rPr>
          <w:rFonts w:ascii="Courier New" w:eastAsia="Courier New" w:hAnsi="Courier New" w:cs="Courier New"/>
          <w:color w:val="4DA619"/>
          <w:sz w:val="20"/>
          <w:szCs w:val="20"/>
        </w:rPr>
        <w:t>ematnr</w:t>
      </w:r>
      <w:proofErr w:type="spellEnd"/>
      <w:r w:rsidR="16C34AEC" w:rsidRPr="3CDD5EB6">
        <w:rPr>
          <w:rFonts w:ascii="Courier New" w:eastAsia="Courier New" w:hAnsi="Courier New" w:cs="Courier New"/>
          <w:color w:val="4DA619"/>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ls_bseg2</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matnr</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BINARY SEARCH</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4DA619"/>
          <w:sz w:val="20"/>
          <w:szCs w:val="20"/>
        </w:rPr>
        <w:t>'O'</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ematnr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READ TABLE </w:t>
      </w:r>
      <w:proofErr w:type="spellStart"/>
      <w:r w:rsidR="16C34AEC" w:rsidRPr="3CDD5EB6">
        <w:rPr>
          <w:rFonts w:ascii="Courier New" w:eastAsia="Courier New" w:hAnsi="Courier New" w:cs="Courier New"/>
          <w:sz w:val="20"/>
          <w:szCs w:val="20"/>
        </w:rPr>
        <w:t>lt_makt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ASSIGNING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lfs_makt</w:t>
      </w:r>
      <w:proofErr w:type="spellEnd"/>
      <w:r w:rsidR="16C34AEC" w:rsidRPr="3CDD5EB6">
        <w:rPr>
          <w:rFonts w:ascii="Courier New" w:eastAsia="Courier New" w:hAnsi="Courier New" w:cs="Courier New"/>
          <w:sz w:val="20"/>
          <w:szCs w:val="20"/>
        </w:rPr>
        <w:t>&gt;</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WITH KEY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ematnr</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BINARY SEARCH</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cmaktx</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lfs_makt</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maktx</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DATA</w:t>
      </w:r>
      <w:r w:rsidR="16C34AEC" w:rsidRPr="3CDD5EB6">
        <w:rPr>
          <w:rFonts w:ascii="Courier New" w:eastAsia="Courier New" w:hAnsi="Courier New" w:cs="Courier New"/>
          <w:color w:val="800080"/>
          <w:sz w:val="20"/>
          <w:szCs w:val="20"/>
        </w:rPr>
        <w:t>(</w:t>
      </w:r>
      <w:r w:rsidR="16C34AEC" w:rsidRPr="3CDD5EB6">
        <w:rPr>
          <w:rFonts w:ascii="Courier New" w:eastAsia="Courier New" w:hAnsi="Courier New" w:cs="Courier New"/>
          <w:sz w:val="20"/>
          <w:szCs w:val="20"/>
        </w:rPr>
        <w:t>lt_bseg3</w:t>
      </w:r>
      <w:r w:rsidR="16C34AEC" w:rsidRPr="3CDD5EB6">
        <w:rPr>
          <w:rFonts w:ascii="Courier New" w:eastAsia="Courier New" w:hAnsi="Courier New" w:cs="Courier New"/>
          <w:color w:val="800080"/>
          <w:sz w:val="20"/>
          <w:szCs w:val="20"/>
        </w:rPr>
        <w:t xml:space="preserve">) = </w:t>
      </w:r>
      <w:r w:rsidR="16C34AEC" w:rsidRPr="3CDD5EB6">
        <w:rPr>
          <w:rFonts w:ascii="Courier New" w:eastAsia="Courier New" w:hAnsi="Courier New" w:cs="Courier New"/>
          <w:sz w:val="20"/>
          <w:szCs w:val="20"/>
        </w:rPr>
        <w:t>FILTER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 xml:space="preserve">lt_bseg1 </w:t>
      </w:r>
      <w:r w:rsidR="16C34AEC" w:rsidRPr="3CDD5EB6">
        <w:rPr>
          <w:rFonts w:ascii="Courier New" w:eastAsia="Courier New" w:hAnsi="Courier New" w:cs="Courier New"/>
          <w:color w:val="0000FF"/>
          <w:sz w:val="20"/>
          <w:szCs w:val="20"/>
        </w:rPr>
        <w:t xml:space="preserve">WHERE </w:t>
      </w:r>
      <w:proofErr w:type="spellStart"/>
      <w:r w:rsidR="16C34AEC" w:rsidRPr="3CDD5EB6">
        <w:rPr>
          <w:rFonts w:ascii="Courier New" w:eastAsia="Courier New" w:hAnsi="Courier New" w:cs="Courier New"/>
          <w:sz w:val="20"/>
          <w:szCs w:val="20"/>
        </w:rPr>
        <w:t>bukrs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ls_bseg2</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bukrs</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belnr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ls_bseg2</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belnr</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gjahr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ls_bseg2</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gjahr</w:t>
      </w:r>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AND </w:t>
      </w:r>
      <w:proofErr w:type="spellStart"/>
      <w:r w:rsidR="16C34AEC" w:rsidRPr="3CDD5EB6">
        <w:rPr>
          <w:rFonts w:ascii="Courier New" w:eastAsia="Courier New" w:hAnsi="Courier New" w:cs="Courier New"/>
          <w:sz w:val="20"/>
          <w:szCs w:val="20"/>
        </w:rPr>
        <w:t>matnr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sz w:val="20"/>
          <w:szCs w:val="20"/>
        </w:rPr>
        <w:t>ls_bseg2</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matnr </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Process the Items of the current </w:t>
      </w:r>
      <w:proofErr w:type="spellStart"/>
      <w:r w:rsidR="16C34AEC" w:rsidRPr="3CDD5EB6">
        <w:rPr>
          <w:rFonts w:ascii="Courier New" w:eastAsia="Courier New" w:hAnsi="Courier New" w:cs="Courier New"/>
          <w:color w:val="800080"/>
          <w:sz w:val="20"/>
          <w:szCs w:val="20"/>
        </w:rPr>
        <w:t>Accouunting</w:t>
      </w:r>
      <w:proofErr w:type="spellEnd"/>
      <w:r w:rsidR="16C34AEC" w:rsidRPr="3CDD5EB6">
        <w:rPr>
          <w:rFonts w:ascii="Courier New" w:eastAsia="Courier New" w:hAnsi="Courier New" w:cs="Courier New"/>
          <w:color w:val="800080"/>
          <w:sz w:val="20"/>
          <w:szCs w:val="20"/>
        </w:rPr>
        <w:t xml:space="preserve"> document of the current Material Document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LOOP AT </w:t>
      </w:r>
      <w:r w:rsidR="16C34AEC" w:rsidRPr="3CDD5EB6">
        <w:rPr>
          <w:rFonts w:ascii="Courier New" w:eastAsia="Courier New" w:hAnsi="Courier New" w:cs="Courier New"/>
          <w:sz w:val="20"/>
          <w:szCs w:val="20"/>
        </w:rPr>
        <w:t xml:space="preserve">lt_bseg3 </w:t>
      </w:r>
      <w:r w:rsidR="16C34AEC" w:rsidRPr="3CDD5EB6">
        <w:rPr>
          <w:rFonts w:ascii="Courier New" w:eastAsia="Courier New" w:hAnsi="Courier New" w:cs="Courier New"/>
          <w:color w:val="0000FF"/>
          <w:sz w:val="20"/>
          <w:szCs w:val="20"/>
        </w:rPr>
        <w:t>INTO DATA</w:t>
      </w:r>
      <w:r w:rsidR="16C34AEC" w:rsidRPr="3CDD5EB6">
        <w:rPr>
          <w:rFonts w:ascii="Courier New" w:eastAsia="Courier New" w:hAnsi="Courier New" w:cs="Courier New"/>
          <w:color w:val="800080"/>
          <w:sz w:val="20"/>
          <w:szCs w:val="20"/>
        </w:rPr>
        <w:t>(</w:t>
      </w:r>
      <w:proofErr w:type="spellStart"/>
      <w:r w:rsidR="16C34AEC" w:rsidRPr="3CDD5EB6">
        <w:rPr>
          <w:rFonts w:ascii="Courier New" w:eastAsia="Courier New" w:hAnsi="Courier New" w:cs="Courier New"/>
          <w:sz w:val="20"/>
          <w:szCs w:val="20"/>
        </w:rPr>
        <w:t>ls_bseg</w:t>
      </w:r>
      <w:proofErr w:type="spellEnd"/>
      <w:r w:rsidR="16C34AEC" w:rsidRPr="3CDD5EB6">
        <w:rPr>
          <w:rFonts w:ascii="Courier New" w:eastAsia="Courier New" w:hAnsi="Courier New" w:cs="Courier New"/>
          <w:color w:val="800080"/>
          <w:sz w:val="20"/>
          <w:szCs w:val="20"/>
        </w:rPr>
        <w:t>).</w:t>
      </w:r>
      <w:r>
        <w:br/>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CASE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ktosl</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WHEN </w:t>
      </w:r>
      <w:r w:rsidR="16C34AEC" w:rsidRPr="3CDD5EB6">
        <w:rPr>
          <w:rFonts w:ascii="Courier New" w:eastAsia="Courier New" w:hAnsi="Courier New" w:cs="Courier New"/>
          <w:color w:val="4DA619"/>
          <w:sz w:val="20"/>
          <w:szCs w:val="20"/>
        </w:rPr>
        <w:t>'BSV'</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Begin of PCR029425-Defect# 3394++</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pogrqty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erfmg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cmaktx</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End   of PCR029425-Defect# 3394++</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grgcdmbe2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grgcdmbe2 + 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"GR Amount GC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grlcdmbtr</w:t>
      </w:r>
      <w:proofErr w:type="spellEnd"/>
      <w:r w:rsidR="16C34AEC" w:rsidRPr="3CDD5EB6">
        <w:rPr>
          <w:rFonts w:ascii="Courier New" w:eastAsia="Courier New" w:hAnsi="Courier New" w:cs="Courier New"/>
          <w:sz w:val="20"/>
          <w:szCs w:val="20"/>
        </w:rPr>
        <w:t xml:space="preserve"> </w:t>
      </w:r>
      <w:proofErr w:type="gramStart"/>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w:t>
      </w:r>
      <w:proofErr w:type="gramEnd"/>
      <w:r w:rsidR="16C34AEC" w:rsidRPr="3CDD5EB6">
        <w:rPr>
          <w:rFonts w:ascii="Courier New" w:eastAsia="Courier New" w:hAnsi="Courier New" w:cs="Courier New"/>
          <w:sz w:val="20"/>
          <w:szCs w:val="20"/>
        </w:rPr>
        <w:t>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"GR Amount LC</w:t>
      </w:r>
      <w:r>
        <w:br/>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 xml:space="preserve">WHEN </w:t>
      </w:r>
      <w:r w:rsidR="16C34AEC" w:rsidRPr="3CDD5EB6">
        <w:rPr>
          <w:rFonts w:ascii="Courier New" w:eastAsia="Courier New" w:hAnsi="Courier New" w:cs="Courier New"/>
          <w:color w:val="4DA619"/>
          <w:sz w:val="20"/>
          <w:szCs w:val="20"/>
        </w:rPr>
        <w:t>'GBB'</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Begin of PCR029425-Defect# 3394++</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r w:rsidR="16C34AEC" w:rsidRPr="3CDD5EB6">
        <w:rPr>
          <w:rFonts w:ascii="Courier New" w:eastAsia="Courier New" w:hAnsi="Courier New" w:cs="Courier New"/>
          <w:sz w:val="20"/>
          <w:szCs w:val="20"/>
        </w:rPr>
        <w:t>&lt;</w:t>
      </w:r>
      <w:proofErr w:type="spellStart"/>
      <w:r w:rsidR="16C34AEC" w:rsidRPr="3CDD5EB6">
        <w:rPr>
          <w:rFonts w:ascii="Courier New" w:eastAsia="Courier New" w:hAnsi="Courier New" w:cs="Courier New"/>
          <w:sz w:val="20"/>
          <w:szCs w:val="20"/>
        </w:rPr>
        <w:t>lfs_ekbe</w:t>
      </w:r>
      <w:proofErr w:type="spellEnd"/>
      <w:r w:rsidR="16C34AEC" w:rsidRPr="3CDD5EB6">
        <w:rPr>
          <w:rFonts w:ascii="Courier New" w:eastAsia="Courier New" w:hAnsi="Courier New" w:cs="Courier New"/>
          <w:sz w:val="20"/>
          <w:szCs w:val="20"/>
        </w:rPr>
        <w:t>&gt;</w:t>
      </w:r>
      <w:r w:rsidR="16C34AEC" w:rsidRPr="00E031B9">
        <w:rPr>
          <w:rFonts w:ascii="Courier New" w:eastAsia="Courier New" w:hAnsi="Courier New" w:cs="Courier New"/>
          <w:color w:val="808080"/>
          <w:sz w:val="20"/>
          <w:szCs w:val="20"/>
        </w:rPr>
        <w:t>-</w:t>
      </w:r>
      <w:proofErr w:type="spellStart"/>
      <w:r w:rsidR="16C34AEC" w:rsidRPr="3CDD5EB6">
        <w:rPr>
          <w:rFonts w:ascii="Courier New" w:eastAsia="Courier New" w:hAnsi="Courier New" w:cs="Courier New"/>
          <w:sz w:val="20"/>
          <w:szCs w:val="20"/>
        </w:rPr>
        <w:t>bewtp</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4DA619"/>
          <w:sz w:val="20"/>
          <w:szCs w:val="20"/>
        </w:rPr>
        <w:t>'O'</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poconqty</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erfmg</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CALL FUNCTION </w:t>
      </w:r>
      <w:r w:rsidR="16C34AEC" w:rsidRPr="3CDD5EB6">
        <w:rPr>
          <w:rFonts w:ascii="Courier New" w:eastAsia="Courier New" w:hAnsi="Courier New" w:cs="Courier New"/>
          <w:color w:val="4DA619"/>
          <w:sz w:val="20"/>
          <w:szCs w:val="20"/>
        </w:rPr>
        <w:t>'CONVERSION_EXIT_CUNIT_OUTPUT'</w:t>
      </w:r>
      <w:r>
        <w:br/>
      </w:r>
      <w:r w:rsidR="16C34AEC" w:rsidRPr="3CDD5EB6">
        <w:rPr>
          <w:rFonts w:ascii="Courier New" w:eastAsia="Courier New" w:hAnsi="Courier New" w:cs="Courier New"/>
          <w:color w:val="4DA619"/>
          <w:sz w:val="20"/>
          <w:szCs w:val="20"/>
        </w:rPr>
        <w:t xml:space="preserve">                  </w:t>
      </w:r>
      <w:r w:rsidR="16C34AEC" w:rsidRPr="3CDD5EB6">
        <w:rPr>
          <w:rFonts w:ascii="Courier New" w:eastAsia="Courier New" w:hAnsi="Courier New" w:cs="Courier New"/>
          <w:color w:val="0000FF"/>
          <w:sz w:val="20"/>
          <w:szCs w:val="20"/>
        </w:rPr>
        <w:t>EXPORTING</w:t>
      </w:r>
      <w:r>
        <w:br/>
      </w:r>
      <w:r w:rsidR="16C34AEC" w:rsidRPr="3CDD5EB6">
        <w:rPr>
          <w:rFonts w:ascii="Courier New" w:eastAsia="Courier New" w:hAnsi="Courier New" w:cs="Courier New"/>
          <w:color w:val="0000FF"/>
          <w:sz w:val="20"/>
          <w:szCs w:val="20"/>
        </w:rPr>
        <w:t xml:space="preserve">                    input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erfme</w:t>
      </w:r>
      <w:proofErr w:type="spellEnd"/>
      <w:r>
        <w:br/>
      </w:r>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IMPORTING</w:t>
      </w:r>
      <w:r>
        <w:br/>
      </w:r>
      <w:r w:rsidR="16C34AEC" w:rsidRPr="3CDD5EB6">
        <w:rPr>
          <w:rFonts w:ascii="Courier New" w:eastAsia="Courier New" w:hAnsi="Courier New" w:cs="Courier New"/>
          <w:color w:val="0000FF"/>
          <w:sz w:val="20"/>
          <w:szCs w:val="20"/>
        </w:rPr>
        <w:t xml:space="preserve">                    output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poconuom</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End   of PCR029425-Defect# 3394++</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gigcdmbe2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gigcdmbe2 + 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lastRenderedPageBreak/>
        <w:t>dmbe2</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"GI Amount GC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gilcdmbtr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"GI Amount LC</w:t>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 xml:space="preserve">WHEN </w:t>
      </w:r>
      <w:r w:rsidR="16C34AEC" w:rsidRPr="3CDD5EB6">
        <w:rPr>
          <w:rFonts w:ascii="Courier New" w:eastAsia="Courier New" w:hAnsi="Courier New" w:cs="Courier New"/>
          <w:color w:val="4DA619"/>
          <w:sz w:val="20"/>
          <w:szCs w:val="20"/>
        </w:rPr>
        <w:t>'FRN'</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fegcdmbe2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fegcdmbe2 + 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"Sub-Con Fee Amount GC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"Sub-Con Fee Amount LC</w:t>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 xml:space="preserve">WHEN </w:t>
      </w:r>
      <w:r w:rsidR="16C34AEC" w:rsidRPr="3CDD5EB6">
        <w:rPr>
          <w:rFonts w:ascii="Courier New" w:eastAsia="Courier New" w:hAnsi="Courier New" w:cs="Courier New"/>
          <w:color w:val="4DA619"/>
          <w:sz w:val="20"/>
          <w:szCs w:val="20"/>
        </w:rPr>
        <w:t>'FRL'</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 xml:space="preserve">fegcdmbe2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fegcdmbe2 + 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dmbe2</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"Sub-Con Fee Amount GC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ls_bseg</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dmbtr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"Sub-Con Fee Amount LC</w:t>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WHEN OTHERS</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ENDCASE</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IF </w:t>
      </w:r>
      <w:proofErr w:type="spellStart"/>
      <w:r w:rsidR="16C34AEC" w:rsidRPr="3CDD5EB6">
        <w:rPr>
          <w:rFonts w:ascii="Courier New" w:eastAsia="Courier New" w:hAnsi="Courier New" w:cs="Courier New"/>
          <w:sz w:val="20"/>
          <w:szCs w:val="20"/>
        </w:rPr>
        <w:t>sy</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subrc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EQ </w:t>
      </w:r>
      <w:r w:rsidR="16C34AEC" w:rsidRPr="3CDD5EB6">
        <w:rPr>
          <w:rFonts w:ascii="Courier New" w:eastAsia="Courier New" w:hAnsi="Courier New" w:cs="Courier New"/>
          <w:color w:val="3399FF"/>
          <w:sz w:val="20"/>
          <w:szCs w:val="20"/>
        </w:rPr>
        <w:t>0</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r w:rsidR="16C34AEC" w:rsidRPr="3CDD5EB6">
        <w:rPr>
          <w:rFonts w:ascii="Courier New" w:eastAsia="Courier New" w:hAnsi="Courier New" w:cs="Courier New"/>
          <w:sz w:val="20"/>
          <w:szCs w:val="20"/>
        </w:rPr>
        <w:t>lt_bseg3</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ppvgc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grgcdmbe2 +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gigcdmbe2 +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fegcdmbe2</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"PPV Amt GC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ppvlc</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gilcdmbtr</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"PPV Amt LC</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gcwaers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4DA619"/>
          <w:sz w:val="20"/>
          <w:szCs w:val="20"/>
        </w:rPr>
        <w:t>'USD'</w:t>
      </w:r>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"Global Currency</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proofErr w:type="gramStart"/>
      <w:r w:rsidR="16C34AEC" w:rsidRPr="3CDD5EB6">
        <w:rPr>
          <w:rFonts w:ascii="Courier New" w:eastAsia="Courier New" w:hAnsi="Courier New" w:cs="Courier New"/>
          <w:sz w:val="20"/>
          <w:szCs w:val="20"/>
        </w:rPr>
        <w:t>lcwaers</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800080"/>
          <w:sz w:val="20"/>
          <w:szCs w:val="20"/>
        </w:rPr>
        <w:t>=</w:t>
      </w:r>
      <w:proofErr w:type="gramEnd"/>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ls_ekbe_tmp</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lcwaers</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"Local Currency</w:t>
      </w:r>
      <w:r>
        <w:br/>
      </w:r>
      <w:r w:rsidR="16C34AEC" w:rsidRPr="00E031B9">
        <w:rPr>
          <w:rFonts w:ascii="Courier New" w:eastAsia="Courier New" w:hAnsi="Courier New" w:cs="Courier New"/>
          <w:i/>
          <w:iCs/>
          <w:color w:val="808080"/>
          <w:sz w:val="20"/>
          <w:szCs w:val="20"/>
        </w:rPr>
        <w:t>* Grand Totals for GR GI PPV and Fee amounts as per PO and PO item</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lv_grgc_tot</w:t>
      </w:r>
      <w:proofErr w:type="spellEnd"/>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sz w:val="20"/>
          <w:szCs w:val="20"/>
        </w:rPr>
        <w:t>lv_grgc_tot</w:t>
      </w:r>
      <w:proofErr w:type="spellEnd"/>
      <w:r w:rsidR="16C34AEC" w:rsidRPr="3CDD5EB6">
        <w:rPr>
          <w:rFonts w:ascii="Courier New" w:eastAsia="Courier New" w:hAnsi="Courier New" w:cs="Courier New"/>
          <w:sz w:val="20"/>
          <w:szCs w:val="20"/>
        </w:rPr>
        <w:t xml:space="preserve"> +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lv_grlc_t0t   = </w:t>
      </w:r>
      <w:r w:rsidR="16C34AEC" w:rsidRPr="3CDD5EB6">
        <w:rPr>
          <w:rFonts w:ascii="Courier New" w:eastAsia="Courier New" w:hAnsi="Courier New" w:cs="Courier New"/>
          <w:sz w:val="20"/>
          <w:szCs w:val="20"/>
        </w:rPr>
        <w:t xml:space="preserve">lv_grlc_t0t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lv_gigc_tot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lv_gigc_tot</w:t>
      </w:r>
      <w:proofErr w:type="spellEnd"/>
      <w:r w:rsidR="16C34AEC" w:rsidRPr="3CDD5EB6">
        <w:rPr>
          <w:rFonts w:ascii="Courier New" w:eastAsia="Courier New" w:hAnsi="Courier New" w:cs="Courier New"/>
          <w:sz w:val="20"/>
          <w:szCs w:val="20"/>
        </w:rPr>
        <w:t xml:space="preserve"> +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lv_gilc_tot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lv_gilc_tot</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lv_fegc_tot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lv_fegc_tot</w:t>
      </w:r>
      <w:proofErr w:type="spellEnd"/>
      <w:r w:rsidR="16C34AEC" w:rsidRPr="3CDD5EB6">
        <w:rPr>
          <w:rFonts w:ascii="Courier New" w:eastAsia="Courier New" w:hAnsi="Courier New" w:cs="Courier New"/>
          <w:sz w:val="20"/>
          <w:szCs w:val="20"/>
        </w:rPr>
        <w:t xml:space="preserve"> +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lv_felc_tot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lv_felc_tot</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lv_ppv_gc_tot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lv_ppv_gc_tot</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ppvgc</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lv_ppv_lc_tot</w:t>
      </w:r>
      <w:proofErr w:type="spellEnd"/>
      <w:r w:rsidR="16C34AEC" w:rsidRPr="3CDD5EB6">
        <w:rPr>
          <w:rFonts w:ascii="Courier New" w:eastAsia="Courier New" w:hAnsi="Courier New" w:cs="Courier New"/>
          <w:color w:val="800080"/>
          <w:sz w:val="20"/>
          <w:szCs w:val="20"/>
        </w:rPr>
        <w:t xml:space="preserve"> = </w:t>
      </w:r>
      <w:proofErr w:type="spellStart"/>
      <w:r w:rsidR="16C34AEC" w:rsidRPr="3CDD5EB6">
        <w:rPr>
          <w:rFonts w:ascii="Courier New" w:eastAsia="Courier New" w:hAnsi="Courier New" w:cs="Courier New"/>
          <w:sz w:val="20"/>
          <w:szCs w:val="20"/>
        </w:rPr>
        <w:t>lv_ppv_lc_tot</w:t>
      </w:r>
      <w:proofErr w:type="spellEnd"/>
      <w:r w:rsidR="16C34AEC" w:rsidRPr="3CDD5EB6">
        <w:rPr>
          <w:rFonts w:ascii="Courier New" w:eastAsia="Courier New" w:hAnsi="Courier New" w:cs="Courier New"/>
          <w:sz w:val="20"/>
          <w:szCs w:val="20"/>
        </w:rPr>
        <w:t xml:space="preserve"> + </w:t>
      </w:r>
      <w:proofErr w:type="spellStart"/>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ppvlc</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APPEND </w:t>
      </w:r>
      <w:proofErr w:type="spellStart"/>
      <w:r w:rsidR="16C34AEC" w:rsidRPr="3CDD5EB6">
        <w:rPr>
          <w:rFonts w:ascii="Courier New" w:eastAsia="Courier New" w:hAnsi="Courier New" w:cs="Courier New"/>
          <w:sz w:val="20"/>
          <w:szCs w:val="20"/>
        </w:rPr>
        <w:t>ls_po_output</w:t>
      </w:r>
      <w:proofErr w:type="spellEnd"/>
      <w:r w:rsidR="16C34AEC" w:rsidRPr="3CDD5EB6">
        <w:rPr>
          <w:rFonts w:ascii="Courier New" w:eastAsia="Courier New" w:hAnsi="Courier New" w:cs="Courier New"/>
          <w:sz w:val="20"/>
          <w:szCs w:val="20"/>
        </w:rPr>
        <w:t xml:space="preserve"> </w:t>
      </w:r>
      <w:r w:rsidR="16C34AEC" w:rsidRPr="3CDD5EB6">
        <w:rPr>
          <w:rFonts w:ascii="Courier New" w:eastAsia="Courier New" w:hAnsi="Courier New" w:cs="Courier New"/>
          <w:color w:val="0000FF"/>
          <w:sz w:val="20"/>
          <w:szCs w:val="20"/>
        </w:rPr>
        <w:t xml:space="preserve">TO </w:t>
      </w:r>
      <w:proofErr w:type="spellStart"/>
      <w:r w:rsidR="16C34AEC" w:rsidRPr="3CDD5EB6">
        <w:rPr>
          <w:rFonts w:ascii="Courier New" w:eastAsia="Courier New" w:hAnsi="Courier New" w:cs="Courier New"/>
          <w:sz w:val="20"/>
          <w:szCs w:val="20"/>
        </w:rPr>
        <w:t>lt_po_output</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ENDIF</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CLEAR </w:t>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grlcdmbtr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gilcdmbtr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fegcdmbe2</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felcdmbtr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ppvgc</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ppvlc</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gcwaers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lcwaers</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cmatnr</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cmaktx</w:t>
      </w:r>
      <w:proofErr w:type="spellEnd"/>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proofErr w:type="spellStart"/>
      <w:r w:rsidR="16C34AEC" w:rsidRPr="3CDD5EB6">
        <w:rPr>
          <w:rFonts w:ascii="Courier New" w:eastAsia="Courier New" w:hAnsi="Courier New" w:cs="Courier New"/>
          <w:color w:val="800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pogrqty</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"PCR029425-Defect# 3394++</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poconqty</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"PCR029425-Defect# 3394++</w:t>
      </w:r>
      <w:r>
        <w:br/>
      </w:r>
      <w:r w:rsidR="16C34AEC" w:rsidRPr="00E031B9">
        <w:rPr>
          <w:rFonts w:ascii="Courier New" w:eastAsia="Courier New" w:hAnsi="Courier New" w:cs="Courier New"/>
          <w:i/>
          <w:iCs/>
          <w:color w:val="808080"/>
          <w:sz w:val="20"/>
          <w:szCs w:val="20"/>
        </w:rPr>
        <w:t xml:space="preserve">                </w:t>
      </w:r>
      <w:proofErr w:type="spellStart"/>
      <w:r w:rsidR="16C34AEC" w:rsidRPr="00E031B9">
        <w:rPr>
          <w:rFonts w:ascii="Courier New" w:eastAsia="Courier New" w:hAnsi="Courier New" w:cs="Courier New"/>
          <w:i/>
          <w:iCs/>
          <w:color w:val="808080"/>
          <w:sz w:val="20"/>
          <w:szCs w:val="20"/>
        </w:rPr>
        <w:t>ls_po_output</w:t>
      </w:r>
      <w:r w:rsidR="16C34AEC" w:rsidRPr="00E031B9">
        <w:rPr>
          <w:rFonts w:ascii="Courier New" w:eastAsia="Courier New" w:hAnsi="Courier New" w:cs="Courier New"/>
          <w:color w:val="808080"/>
          <w:sz w:val="20"/>
          <w:szCs w:val="20"/>
        </w:rPr>
        <w:t>-</w:t>
      </w:r>
      <w:r w:rsidR="16C34AEC" w:rsidRPr="3CDD5EB6">
        <w:rPr>
          <w:rFonts w:ascii="Courier New" w:eastAsia="Courier New" w:hAnsi="Courier New" w:cs="Courier New"/>
          <w:sz w:val="20"/>
          <w:szCs w:val="20"/>
        </w:rPr>
        <w:t>poconuom</w:t>
      </w:r>
      <w:proofErr w:type="spellEnd"/>
      <w:r w:rsidR="16C34AEC" w:rsidRPr="3CDD5EB6">
        <w:rPr>
          <w:rFonts w:ascii="Courier New" w:eastAsia="Courier New" w:hAnsi="Courier New" w:cs="Courier New"/>
          <w:color w:val="800080"/>
          <w:sz w:val="20"/>
          <w:szCs w:val="20"/>
        </w:rPr>
        <w:t xml:space="preserve">.   </w:t>
      </w:r>
      <w:r w:rsidR="16C34AEC" w:rsidRPr="00E031B9">
        <w:rPr>
          <w:rFonts w:ascii="Courier New" w:eastAsia="Courier New" w:hAnsi="Courier New" w:cs="Courier New"/>
          <w:i/>
          <w:iCs/>
          <w:color w:val="808080"/>
          <w:sz w:val="20"/>
          <w:szCs w:val="20"/>
        </w:rPr>
        <w:t>"PCR029425-Defect# 3394++</w:t>
      </w:r>
      <w:r>
        <w:br/>
      </w:r>
      <w:r>
        <w:br/>
      </w:r>
      <w:r w:rsidR="16C34AEC" w:rsidRPr="00E031B9">
        <w:rPr>
          <w:rFonts w:ascii="Courier New" w:eastAsia="Courier New" w:hAnsi="Courier New" w:cs="Courier New"/>
          <w:i/>
          <w:iCs/>
          <w:color w:val="808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lastRenderedPageBreak/>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ENDLOOP</w:t>
      </w:r>
      <w:r w:rsidR="16C34AEC" w:rsidRPr="3CDD5EB6">
        <w:rPr>
          <w:rFonts w:ascii="Courier New" w:eastAsia="Courier New" w:hAnsi="Courier New" w:cs="Courier New"/>
          <w:color w:val="800080"/>
          <w:sz w:val="20"/>
          <w:szCs w:val="20"/>
        </w:rPr>
        <w:t>.</w:t>
      </w:r>
      <w:r>
        <w:br/>
      </w:r>
      <w:r w:rsidR="16C34AEC" w:rsidRPr="3CDD5EB6">
        <w:rPr>
          <w:rFonts w:ascii="Courier New" w:eastAsia="Courier New" w:hAnsi="Courier New" w:cs="Courier New"/>
          <w:color w:val="800080"/>
          <w:sz w:val="20"/>
          <w:szCs w:val="20"/>
        </w:rPr>
        <w:t xml:space="preserve">    </w:t>
      </w:r>
      <w:r w:rsidR="16C34AEC" w:rsidRPr="3CDD5EB6">
        <w:rPr>
          <w:rFonts w:ascii="Courier New" w:eastAsia="Courier New" w:hAnsi="Courier New" w:cs="Courier New"/>
          <w:color w:val="0000FF"/>
          <w:sz w:val="20"/>
          <w:szCs w:val="20"/>
        </w:rPr>
        <w:t xml:space="preserve">AT END OF </w:t>
      </w:r>
      <w:proofErr w:type="spellStart"/>
      <w:r w:rsidR="16C34AEC" w:rsidRPr="3CDD5EB6">
        <w:rPr>
          <w:rFonts w:ascii="Courier New" w:eastAsia="Courier New" w:hAnsi="Courier New" w:cs="Courier New"/>
          <w:sz w:val="20"/>
          <w:szCs w:val="20"/>
        </w:rPr>
        <w:t>ebelp</w:t>
      </w:r>
      <w:proofErr w:type="spellEnd"/>
      <w:r w:rsidR="16C34AEC" w:rsidRPr="3CDD5EB6">
        <w:rPr>
          <w:rFonts w:ascii="Courier New" w:eastAsia="Courier New" w:hAnsi="Courier New" w:cs="Courier New"/>
          <w:color w:val="800080"/>
          <w:sz w:val="20"/>
          <w:szCs w:val="20"/>
        </w:rPr>
        <w:t>.</w:t>
      </w:r>
      <w:r>
        <w:br/>
      </w:r>
      <w:r w:rsidR="297F8538" w:rsidRPr="00E031B9">
        <w:rPr>
          <w:rFonts w:ascii="Courier New" w:eastAsia="Courier New" w:hAnsi="Courier New" w:cs="Courier New"/>
          <w:i/>
          <w:iCs/>
          <w:color w:val="808080"/>
          <w:sz w:val="20"/>
          <w:szCs w:val="20"/>
        </w:rPr>
        <w:t xml:space="preserve">*      IF  NOT </w:t>
      </w:r>
      <w:proofErr w:type="spellStart"/>
      <w:r w:rsidR="297F8538" w:rsidRPr="00E031B9">
        <w:rPr>
          <w:rFonts w:ascii="Courier New" w:eastAsia="Courier New" w:hAnsi="Courier New" w:cs="Courier New"/>
          <w:i/>
          <w:iCs/>
          <w:color w:val="808080"/>
          <w:sz w:val="20"/>
          <w:szCs w:val="20"/>
        </w:rPr>
        <w:t>lv_grgc_tot</w:t>
      </w:r>
      <w:proofErr w:type="spellEnd"/>
      <w:r w:rsidR="297F8538" w:rsidRPr="00E031B9">
        <w:rPr>
          <w:rFonts w:ascii="Courier New" w:eastAsia="Courier New" w:hAnsi="Courier New" w:cs="Courier New"/>
          <w:i/>
          <w:iCs/>
          <w:color w:val="808080"/>
          <w:sz w:val="20"/>
          <w:szCs w:val="20"/>
        </w:rPr>
        <w:t xml:space="preserve">   IS INITIAL OR     "PCR029425-Defect# 4464--</w:t>
      </w:r>
      <w:r>
        <w:br/>
      </w:r>
      <w:r w:rsidR="297F8538" w:rsidRPr="00E031B9">
        <w:rPr>
          <w:rFonts w:ascii="Courier New" w:eastAsia="Courier New" w:hAnsi="Courier New" w:cs="Courier New"/>
          <w:i/>
          <w:iCs/>
          <w:color w:val="808080"/>
          <w:sz w:val="20"/>
          <w:szCs w:val="20"/>
        </w:rPr>
        <w:t>*          NOT lv_grlc_t0t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lv_gigc_tot</w:t>
      </w:r>
      <w:proofErr w:type="spellEnd"/>
      <w:r w:rsidR="297F8538" w:rsidRPr="00E031B9">
        <w:rPr>
          <w:rFonts w:ascii="Courier New" w:eastAsia="Courier New" w:hAnsi="Courier New" w:cs="Courier New"/>
          <w:i/>
          <w:iCs/>
          <w:color w:val="808080"/>
          <w:sz w:val="20"/>
          <w:szCs w:val="20"/>
        </w:rPr>
        <w:t xml:space="preserve">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lv_gilc_tot</w:t>
      </w:r>
      <w:proofErr w:type="spellEnd"/>
      <w:r w:rsidR="297F8538" w:rsidRPr="00E031B9">
        <w:rPr>
          <w:rFonts w:ascii="Courier New" w:eastAsia="Courier New" w:hAnsi="Courier New" w:cs="Courier New"/>
          <w:i/>
          <w:iCs/>
          <w:color w:val="808080"/>
          <w:sz w:val="20"/>
          <w:szCs w:val="20"/>
        </w:rPr>
        <w:t xml:space="preserve">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lv_fegc_tot</w:t>
      </w:r>
      <w:proofErr w:type="spellEnd"/>
      <w:r w:rsidR="297F8538" w:rsidRPr="00E031B9">
        <w:rPr>
          <w:rFonts w:ascii="Courier New" w:eastAsia="Courier New" w:hAnsi="Courier New" w:cs="Courier New"/>
          <w:i/>
          <w:iCs/>
          <w:color w:val="808080"/>
          <w:sz w:val="20"/>
          <w:szCs w:val="20"/>
        </w:rPr>
        <w:t xml:space="preserve">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lv_felc_tot</w:t>
      </w:r>
      <w:proofErr w:type="spellEnd"/>
      <w:r w:rsidR="297F8538" w:rsidRPr="00E031B9">
        <w:rPr>
          <w:rFonts w:ascii="Courier New" w:eastAsia="Courier New" w:hAnsi="Courier New" w:cs="Courier New"/>
          <w:i/>
          <w:iCs/>
          <w:color w:val="808080"/>
          <w:sz w:val="20"/>
          <w:szCs w:val="20"/>
        </w:rPr>
        <w:t xml:space="preserve">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lv_ppv_gc_tot</w:t>
      </w:r>
      <w:proofErr w:type="spellEnd"/>
      <w:r w:rsidR="297F8538" w:rsidRPr="00E031B9">
        <w:rPr>
          <w:rFonts w:ascii="Courier New" w:eastAsia="Courier New" w:hAnsi="Courier New" w:cs="Courier New"/>
          <w:i/>
          <w:iCs/>
          <w:color w:val="808080"/>
          <w:sz w:val="20"/>
          <w:szCs w:val="20"/>
        </w:rPr>
        <w:t xml:space="preserve"> IS INITIAL OR</w:t>
      </w:r>
      <w:r>
        <w:br/>
      </w:r>
      <w:r w:rsidR="297F8538" w:rsidRPr="00E031B9">
        <w:rPr>
          <w:rFonts w:ascii="Courier New" w:eastAsia="Courier New" w:hAnsi="Courier New" w:cs="Courier New"/>
          <w:i/>
          <w:iCs/>
          <w:color w:val="808080"/>
          <w:sz w:val="20"/>
          <w:szCs w:val="20"/>
        </w:rPr>
        <w:t xml:space="preserve">*          NOT </w:t>
      </w:r>
      <w:proofErr w:type="spellStart"/>
      <w:r w:rsidR="297F8538" w:rsidRPr="00E031B9">
        <w:rPr>
          <w:rFonts w:ascii="Courier New" w:eastAsia="Courier New" w:hAnsi="Courier New" w:cs="Courier New"/>
          <w:i/>
          <w:iCs/>
          <w:color w:val="808080"/>
          <w:sz w:val="20"/>
          <w:szCs w:val="20"/>
        </w:rPr>
        <w:t>lv_ppv_lc_tot</w:t>
      </w:r>
      <w:proofErr w:type="spellEnd"/>
      <w:r w:rsidR="297F8538" w:rsidRPr="00E031B9">
        <w:rPr>
          <w:rFonts w:ascii="Courier New" w:eastAsia="Courier New" w:hAnsi="Courier New" w:cs="Courier New"/>
          <w:i/>
          <w:iCs/>
          <w:color w:val="808080"/>
          <w:sz w:val="20"/>
          <w:szCs w:val="20"/>
        </w:rPr>
        <w:t xml:space="preserve"> IS INITIAL .</w:t>
      </w:r>
      <w:r w:rsidR="297F8538" w:rsidRPr="3CDD5EB6">
        <w:rPr>
          <w:rFonts w:ascii="Courier New" w:eastAsia="Courier New" w:hAnsi="Courier New" w:cs="Courier New"/>
          <w:color w:val="800080"/>
          <w:sz w:val="20"/>
          <w:szCs w:val="20"/>
        </w:rPr>
        <w:t xml:space="preserve"> </w:t>
      </w:r>
    </w:p>
    <w:p w14:paraId="5ADD2606" w14:textId="7BE42CEB" w:rsidR="55AEED76" w:rsidRDefault="16C34AEC" w:rsidP="6D1AE123">
      <w:r w:rsidRPr="5A6C3A9B">
        <w:rPr>
          <w:rFonts w:ascii="Courier New" w:eastAsia="Courier New" w:hAnsi="Courier New" w:cs="Courier New"/>
          <w:color w:val="800080"/>
          <w:sz w:val="20"/>
          <w:szCs w:val="20"/>
        </w:rPr>
        <w:t>* Insert Grand Total Record PO and PO Item wise with Green Color</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ls_po_output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ebeln</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ebeln</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ebelp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ebelp</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grmenge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emenge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grmeins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meins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matnr</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matnr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pwerks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werks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ekgrp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ekgrp</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eknam</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eknam</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pwaers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pwaers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lifnr</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lifnr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vname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vname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prdha</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prdha</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grgcdmbe2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lv_grgc_tot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grlcdmbtr</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sz w:val="20"/>
          <w:szCs w:val="20"/>
        </w:rPr>
        <w:t>lv_grlc_t0t</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gigcdmbe2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lv_gigc_tot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gilcdmbtr</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lv_gilc_tot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fegcdmbe2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lv_fegc_tot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felcdmbtr</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lv_felc_tot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ppvgc</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lv_ppv_gc_tot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ppvlc</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lv_ppv_lc_tot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gcwaers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'USD'</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lcwaers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ls_ekbe_tmp</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lcwaers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ls_po_output</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0000FF"/>
          <w:sz w:val="20"/>
          <w:szCs w:val="20"/>
        </w:rPr>
        <w:t xml:space="preserve">color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'C500'</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ls_po_output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lt_po_output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lv_grgc_tot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lv_grlc_t0t,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lv_gigc_tot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lv_gilc_tot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lv_fegc_tot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lv_felc_tot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lv_ppv_gc_tot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lv_ppv_lc_tot</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09FE092F" w:rsidRPr="5A6C3A9B">
        <w:rPr>
          <w:rFonts w:ascii="Courier New" w:eastAsia="Courier New" w:hAnsi="Courier New" w:cs="Courier New"/>
          <w:i/>
          <w:iCs/>
          <w:color w:val="808080" w:themeColor="background1" w:themeShade="80"/>
          <w:sz w:val="20"/>
          <w:szCs w:val="20"/>
        </w:rPr>
        <w:t>*      ENDIF.                                         "PCR029425-Defect# 4464--</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ENDAT</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ENDLOOP</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Display PPV Sub-Con PO report in ALV</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PERFORM </w:t>
      </w:r>
      <w:proofErr w:type="spellStart"/>
      <w:r w:rsidRPr="5A6C3A9B">
        <w:rPr>
          <w:rFonts w:ascii="Courier New" w:eastAsia="Courier New" w:hAnsi="Courier New" w:cs="Courier New"/>
          <w:sz w:val="20"/>
          <w:szCs w:val="20"/>
        </w:rPr>
        <w:t>po_ppv_alv_display</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TABLES </w:t>
      </w:r>
      <w:proofErr w:type="spellStart"/>
      <w:r w:rsidRPr="5A6C3A9B">
        <w:rPr>
          <w:rFonts w:ascii="Courier New" w:eastAsia="Courier New" w:hAnsi="Courier New" w:cs="Courier New"/>
          <w:sz w:val="20"/>
          <w:szCs w:val="20"/>
        </w:rPr>
        <w:t>lt_po_output</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ENDFORM.</w:t>
      </w:r>
      <w:r>
        <w:br/>
      </w:r>
      <w:r>
        <w:lastRenderedPageBreak/>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*&amp;      Form  PO_PPV_ALV_DISPLAY</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 xml:space="preserve">*Description : </w:t>
      </w:r>
      <w:proofErr w:type="spellStart"/>
      <w:r w:rsidRPr="5A6C3A9B">
        <w:rPr>
          <w:rFonts w:ascii="Courier New" w:eastAsia="Courier New" w:hAnsi="Courier New" w:cs="Courier New"/>
          <w:color w:val="800080"/>
          <w:sz w:val="20"/>
          <w:szCs w:val="20"/>
        </w:rPr>
        <w:t>Diplay</w:t>
      </w:r>
      <w:proofErr w:type="spellEnd"/>
      <w:r w:rsidRPr="5A6C3A9B">
        <w:rPr>
          <w:rFonts w:ascii="Courier New" w:eastAsia="Courier New" w:hAnsi="Courier New" w:cs="Courier New"/>
          <w:color w:val="800080"/>
          <w:sz w:val="20"/>
          <w:szCs w:val="20"/>
        </w:rPr>
        <w:t xml:space="preserve"> Output in ALV Grid</w:t>
      </w:r>
      <w:r>
        <w:br/>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FORM </w:t>
      </w:r>
      <w:proofErr w:type="spellStart"/>
      <w:r w:rsidRPr="5A6C3A9B">
        <w:rPr>
          <w:rFonts w:ascii="Courier New" w:eastAsia="Courier New" w:hAnsi="Courier New" w:cs="Courier New"/>
          <w:sz w:val="20"/>
          <w:szCs w:val="20"/>
        </w:rPr>
        <w:t>po_ppv_alv_display</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TABLES </w:t>
      </w:r>
      <w:proofErr w:type="spellStart"/>
      <w:r w:rsidRPr="5A6C3A9B">
        <w:rPr>
          <w:rFonts w:ascii="Courier New" w:eastAsia="Courier New" w:hAnsi="Courier New" w:cs="Courier New"/>
          <w:sz w:val="20"/>
          <w:szCs w:val="20"/>
        </w:rPr>
        <w:t>pt_po_output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STRUCTURE </w:t>
      </w:r>
      <w:proofErr w:type="spellStart"/>
      <w:r w:rsidRPr="5A6C3A9B">
        <w:rPr>
          <w:rFonts w:ascii="Courier New" w:eastAsia="Courier New" w:hAnsi="Courier New" w:cs="Courier New"/>
          <w:sz w:val="20"/>
          <w:szCs w:val="20"/>
        </w:rPr>
        <w:t>gs_po_output</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IF NOT </w:t>
      </w:r>
      <w:proofErr w:type="spellStart"/>
      <w:r w:rsidRPr="5A6C3A9B">
        <w:rPr>
          <w:rFonts w:ascii="Courier New" w:eastAsia="Courier New" w:hAnsi="Courier New" w:cs="Courier New"/>
          <w:sz w:val="20"/>
          <w:szCs w:val="20"/>
        </w:rPr>
        <w:t>pt_po_output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IS INITIAL</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gt_po_output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gt_po_output</w:t>
      </w:r>
      <w:proofErr w:type="spellEnd"/>
      <w:r w:rsidRPr="5A6C3A9B">
        <w:rPr>
          <w:rFonts w:ascii="Courier New" w:eastAsia="Courier New" w:hAnsi="Courier New" w:cs="Courier New"/>
          <w:color w:val="800080"/>
          <w:sz w:val="20"/>
          <w:szCs w:val="20"/>
        </w:rPr>
        <w:t xml:space="preserve">[] = </w:t>
      </w:r>
      <w:proofErr w:type="spellStart"/>
      <w:r w:rsidRPr="5A6C3A9B">
        <w:rPr>
          <w:rFonts w:ascii="Courier New" w:eastAsia="Courier New" w:hAnsi="Courier New" w:cs="Courier New"/>
          <w:sz w:val="20"/>
          <w:szCs w:val="20"/>
        </w:rPr>
        <w:t>pt_po_output</w:t>
      </w:r>
      <w:proofErr w:type="spellEnd"/>
      <w:r w:rsidRPr="5A6C3A9B">
        <w:rPr>
          <w:rFonts w:ascii="Courier New" w:eastAsia="Courier New" w:hAnsi="Courier New" w:cs="Courier New"/>
          <w:sz w:val="20"/>
          <w:szCs w:val="20"/>
        </w:rPr>
        <w:t>[]</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*Initializes ALV catalog</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PERFORM </w:t>
      </w:r>
      <w:proofErr w:type="spellStart"/>
      <w:r w:rsidRPr="5A6C3A9B">
        <w:rPr>
          <w:rFonts w:ascii="Courier New" w:eastAsia="Courier New" w:hAnsi="Courier New" w:cs="Courier New"/>
          <w:sz w:val="20"/>
          <w:szCs w:val="20"/>
        </w:rPr>
        <w:t>initialize_catalog</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Build the ALV layout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PERFORM </w:t>
      </w:r>
      <w:proofErr w:type="spellStart"/>
      <w:r w:rsidRPr="5A6C3A9B">
        <w:rPr>
          <w:rFonts w:ascii="Courier New" w:eastAsia="Courier New" w:hAnsi="Courier New" w:cs="Courier New"/>
          <w:sz w:val="20"/>
          <w:szCs w:val="20"/>
        </w:rPr>
        <w:t>build_layout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*Displays the data in ALV</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PERFORM </w:t>
      </w:r>
      <w:proofErr w:type="spellStart"/>
      <w:r w:rsidRPr="5A6C3A9B">
        <w:rPr>
          <w:rFonts w:ascii="Courier New" w:eastAsia="Courier New" w:hAnsi="Courier New" w:cs="Courier New"/>
          <w:sz w:val="20"/>
          <w:szCs w:val="20"/>
        </w:rPr>
        <w:t>write_alv</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ELSE</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MESSAGE </w:t>
      </w:r>
      <w:r w:rsidRPr="5A6C3A9B">
        <w:rPr>
          <w:rFonts w:ascii="Courier New" w:eastAsia="Courier New" w:hAnsi="Courier New" w:cs="Courier New"/>
          <w:color w:val="4DA619"/>
          <w:sz w:val="20"/>
          <w:szCs w:val="20"/>
        </w:rPr>
        <w:t>'No Data Found for your selection'</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252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TYPE </w:t>
      </w:r>
      <w:r w:rsidRPr="5A6C3A9B">
        <w:rPr>
          <w:rFonts w:ascii="Courier New" w:eastAsia="Courier New" w:hAnsi="Courier New" w:cs="Courier New"/>
          <w:color w:val="4DA619"/>
          <w:sz w:val="20"/>
          <w:szCs w:val="20"/>
        </w:rPr>
        <w:t>'I'</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LEAVE LIST-PROCESSING</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ENDIF</w:t>
      </w:r>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ENDFORM.</w:t>
      </w:r>
      <w:r>
        <w:br/>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*&amp;      Form  INITIALIZE_CATALOG</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 xml:space="preserve">*Description: Fill Field </w:t>
      </w:r>
      <w:proofErr w:type="spellStart"/>
      <w:r w:rsidRPr="5A6C3A9B">
        <w:rPr>
          <w:rFonts w:ascii="Courier New" w:eastAsia="Courier New" w:hAnsi="Courier New" w:cs="Courier New"/>
          <w:color w:val="800080"/>
          <w:sz w:val="20"/>
          <w:szCs w:val="20"/>
        </w:rPr>
        <w:t>catelalogs</w:t>
      </w:r>
      <w:proofErr w:type="spellEnd"/>
      <w:r w:rsidRPr="5A6C3A9B">
        <w:rPr>
          <w:rFonts w:ascii="Courier New" w:eastAsia="Courier New" w:hAnsi="Courier New" w:cs="Courier New"/>
          <w:color w:val="800080"/>
          <w:sz w:val="20"/>
          <w:szCs w:val="20"/>
        </w:rPr>
        <w:t xml:space="preserve"> for ALV list output</w:t>
      </w:r>
      <w:r>
        <w:br/>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FORM </w:t>
      </w:r>
      <w:proofErr w:type="spellStart"/>
      <w:r w:rsidRPr="5A6C3A9B">
        <w:rPr>
          <w:rFonts w:ascii="Courier New" w:eastAsia="Courier New" w:hAnsi="Courier New" w:cs="Courier New"/>
          <w:sz w:val="20"/>
          <w:szCs w:val="20"/>
        </w:rPr>
        <w:t>initialize_catalog</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REFRESH </w:t>
      </w:r>
      <w:proofErr w:type="spellStart"/>
      <w:r w:rsidRPr="5A6C3A9B">
        <w:rPr>
          <w:rFonts w:ascii="Courier New" w:eastAsia="Courier New" w:hAnsi="Courier New" w:cs="Courier New"/>
          <w:sz w:val="20"/>
          <w:szCs w:val="20"/>
        </w:rPr>
        <w:t>gt_fieldcat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PERFORM </w:t>
      </w:r>
      <w:proofErr w:type="spellStart"/>
      <w:r w:rsidRPr="5A6C3A9B">
        <w:rPr>
          <w:rFonts w:ascii="Courier New" w:eastAsia="Courier New" w:hAnsi="Courier New" w:cs="Courier New"/>
          <w:sz w:val="20"/>
          <w:szCs w:val="20"/>
        </w:rPr>
        <w:t>populate_field_cat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USING</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 xml:space="preserve">'0'  'EBELN'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201</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Number</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  'EBELP'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line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  'GRMENGE'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203</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Line Quantity</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  'GRMEINS'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204</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Line UOM</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  'POGRQTY'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256</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Line GR Qty        "PCR029425-Defect#3394++</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  'POCONQTY'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257</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Consignment Qty    "PCR029425-Defect#3394++</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  'POCONUOM'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258</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Consignment UOM    "PCR029425-Defect#3394++</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'3'  'MATNR'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205</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"Sub-Con Material</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'4'  'POMAKTX'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206</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"Material Description</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'5'  'CMATNR'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207</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"Consigned Material</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'6'  'CMAKTX'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208</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"Consigned Material Description</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'7'  'PWERKS'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209</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"Plant</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'8'  'MBELNR'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210</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"Material Document/Inv Document Number</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'9'  'ABELNR'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211</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"Accounting Doc No</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'10' 'BLART'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"Accounting Doc Type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'11' 'PBUKRS'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213</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"Company Code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'12' 'GJAHR'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214</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"Year</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'13' 'MONAT'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215</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"Period</w:t>
      </w:r>
      <w:r>
        <w:br/>
      </w:r>
      <w:r w:rsidRPr="5A6C3A9B">
        <w:rPr>
          <w:rFonts w:ascii="Courier New" w:eastAsia="Courier New" w:hAnsi="Courier New" w:cs="Courier New"/>
          <w:i/>
          <w:iCs/>
          <w:color w:val="808080" w:themeColor="background1" w:themeShade="80"/>
          <w:sz w:val="20"/>
          <w:szCs w:val="20"/>
        </w:rPr>
        <w:lastRenderedPageBreak/>
        <w:t xml:space="preserve">      </w:t>
      </w:r>
      <w:r w:rsidRPr="5A6C3A9B">
        <w:rPr>
          <w:rFonts w:ascii="Courier New" w:eastAsia="Courier New" w:hAnsi="Courier New" w:cs="Courier New"/>
          <w:color w:val="4DA619"/>
          <w:sz w:val="20"/>
          <w:szCs w:val="20"/>
        </w:rPr>
        <w:t xml:space="preserve">'14' 'BUDAT'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216</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"Posting Date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'15' 'GRGCDMBE2'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217</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 received(505105) GC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'16' 'GIGCDMBE2'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218</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 consumed(505103) GC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'17' 'FEGCDMBE2'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219</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"Sub con Fee(505104) GC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'18' 'PPVGC'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220</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"PPV GC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'19' 'GCWAERS'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221</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"Currency GC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'20' 'GRLCDMBTR'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 received(505105) LC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'21' 'GILCDMBTR'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223</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"Mat consumed(505103) LC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'22' 'FELCDMBTR'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224</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"Sub con Fee(505104) LC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'23' 'PPVLC'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225</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"PPV LC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'24' 'LCWAERS'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226</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"Currency LC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'25' 'EKGRP'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227</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"Purchasing Grp</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'26' 'EKNAM'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228</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"Purchasing Grp Desc</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'27' 'PWAERS'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229</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"PO Currency</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'28' 'LIFNR'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230</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"Supplier No</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'29' 'VNAME'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231</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"Vendor Name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4DA619"/>
          <w:sz w:val="20"/>
          <w:szCs w:val="20"/>
        </w:rPr>
        <w:t xml:space="preserve">'30' 'PRDHA'         </w:t>
      </w:r>
      <w:r w:rsidRPr="5A6C3A9B">
        <w:rPr>
          <w:rFonts w:ascii="Courier New" w:eastAsia="Courier New" w:hAnsi="Courier New" w:cs="Courier New"/>
          <w:color w:val="0000FF"/>
          <w:sz w:val="20"/>
          <w:szCs w:val="20"/>
        </w:rPr>
        <w:t>TEXT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3399FF"/>
          <w:sz w:val="20"/>
          <w:szCs w:val="20"/>
        </w:rPr>
        <w:t>232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"Prod. Hierarchy</w:t>
      </w:r>
      <w:r>
        <w:br/>
      </w:r>
      <w:r>
        <w:br/>
      </w:r>
      <w:r w:rsidRPr="5A6C3A9B">
        <w:rPr>
          <w:rFonts w:ascii="Courier New" w:eastAsia="Courier New" w:hAnsi="Courier New" w:cs="Courier New"/>
          <w:i/>
          <w:iCs/>
          <w:color w:val="808080" w:themeColor="background1" w:themeShade="80"/>
          <w:sz w:val="20"/>
          <w:szCs w:val="20"/>
        </w:rPr>
        <w:t>ENDFORM</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*&amp;      Form  BUILD_LAYOUT</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*Description: Set Layout settings for ALV</w:t>
      </w:r>
      <w:r>
        <w:br/>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FORM </w:t>
      </w:r>
      <w:proofErr w:type="spellStart"/>
      <w:r w:rsidRPr="5A6C3A9B">
        <w:rPr>
          <w:rFonts w:ascii="Courier New" w:eastAsia="Courier New" w:hAnsi="Courier New" w:cs="Courier New"/>
          <w:sz w:val="20"/>
          <w:szCs w:val="20"/>
        </w:rPr>
        <w:t>build_layout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gs_layout</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zebra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abap_true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gs_layout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colwidth_optimize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abap_true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gs_layout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info_fieldname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c_color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ENDFORM.</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*&amp;      Form  WRITE_ALV</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*Description: Display the ALV list output</w:t>
      </w:r>
      <w:r>
        <w:br/>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FORM </w:t>
      </w:r>
      <w:proofErr w:type="spellStart"/>
      <w:r w:rsidRPr="5A6C3A9B">
        <w:rPr>
          <w:rFonts w:ascii="Courier New" w:eastAsia="Courier New" w:hAnsi="Courier New" w:cs="Courier New"/>
          <w:sz w:val="20"/>
          <w:szCs w:val="20"/>
        </w:rPr>
        <w:t>write_alv</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DATA</w:t>
      </w:r>
      <w:r w:rsidRPr="5A6C3A9B">
        <w:rPr>
          <w:rFonts w:ascii="Courier New" w:eastAsia="Courier New" w:hAnsi="Courier New" w:cs="Courier New"/>
          <w:color w:val="800080"/>
          <w:sz w:val="20"/>
          <w:szCs w:val="20"/>
        </w:rPr>
        <w:t>(</w:t>
      </w:r>
      <w:proofErr w:type="spellStart"/>
      <w:r w:rsidRPr="5A6C3A9B">
        <w:rPr>
          <w:rFonts w:ascii="Courier New" w:eastAsia="Courier New" w:hAnsi="Courier New" w:cs="Courier New"/>
          <w:sz w:val="20"/>
          <w:szCs w:val="20"/>
        </w:rPr>
        <w:t>lv_repid</w:t>
      </w:r>
      <w:proofErr w:type="spellEnd"/>
      <w:r w:rsidRPr="5A6C3A9B">
        <w:rPr>
          <w:rFonts w:ascii="Courier New" w:eastAsia="Courier New" w:hAnsi="Courier New" w:cs="Courier New"/>
          <w:color w:val="800080"/>
          <w:sz w:val="20"/>
          <w:szCs w:val="20"/>
        </w:rPr>
        <w:t xml:space="preserve">) =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repid</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To generate the ALV GRID Output.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CALL FUNCTION </w:t>
      </w:r>
      <w:r w:rsidRPr="5A6C3A9B">
        <w:rPr>
          <w:rFonts w:ascii="Courier New" w:eastAsia="Courier New" w:hAnsi="Courier New" w:cs="Courier New"/>
          <w:color w:val="4DA619"/>
          <w:sz w:val="20"/>
          <w:szCs w:val="20"/>
        </w:rPr>
        <w:t>'REUSE_ALV_GRID_DISPLAY'</w:t>
      </w:r>
      <w:r>
        <w:br/>
      </w:r>
      <w:r w:rsidRPr="5A6C3A9B">
        <w:rPr>
          <w:rFonts w:ascii="Courier New" w:eastAsia="Courier New" w:hAnsi="Courier New" w:cs="Courier New"/>
          <w:color w:val="4DA619"/>
          <w:sz w:val="20"/>
          <w:szCs w:val="20"/>
        </w:rPr>
        <w:t xml:space="preserve">    </w:t>
      </w:r>
      <w:r w:rsidRPr="5A6C3A9B">
        <w:rPr>
          <w:rFonts w:ascii="Courier New" w:eastAsia="Courier New" w:hAnsi="Courier New" w:cs="Courier New"/>
          <w:color w:val="0000FF"/>
          <w:sz w:val="20"/>
          <w:szCs w:val="20"/>
        </w:rPr>
        <w:t>EXPORTING</w:t>
      </w:r>
      <w:r>
        <w:br/>
      </w:r>
      <w:r w:rsidRPr="5A6C3A9B">
        <w:rPr>
          <w:rFonts w:ascii="Courier New" w:eastAsia="Courier New" w:hAnsi="Courier New" w:cs="Courier New"/>
          <w:color w:val="0000FF"/>
          <w:sz w:val="20"/>
          <w:szCs w:val="20"/>
        </w:rPr>
        <w:t xml:space="preserve">      </w:t>
      </w:r>
      <w:proofErr w:type="spellStart"/>
      <w:r w:rsidRPr="5A6C3A9B">
        <w:rPr>
          <w:rFonts w:ascii="Courier New" w:eastAsia="Courier New" w:hAnsi="Courier New" w:cs="Courier New"/>
          <w:color w:val="0000FF"/>
          <w:sz w:val="20"/>
          <w:szCs w:val="20"/>
        </w:rPr>
        <w:t>i_callback_program</w:t>
      </w:r>
      <w:proofErr w:type="spellEnd"/>
      <w:r w:rsidRPr="5A6C3A9B">
        <w:rPr>
          <w:rFonts w:ascii="Courier New" w:eastAsia="Courier New" w:hAnsi="Courier New" w:cs="Courier New"/>
          <w:color w:val="0000FF"/>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lv_repid</w:t>
      </w:r>
      <w:proofErr w:type="spellEnd"/>
      <w:r>
        <w:br/>
      </w:r>
      <w:r w:rsidRPr="5A6C3A9B">
        <w:rPr>
          <w:rFonts w:ascii="Courier New" w:eastAsia="Courier New" w:hAnsi="Courier New" w:cs="Courier New"/>
          <w:sz w:val="20"/>
          <w:szCs w:val="20"/>
        </w:rPr>
        <w:t xml:space="preserve">*     </w:t>
      </w:r>
      <w:proofErr w:type="spellStart"/>
      <w:r w:rsidRPr="5A6C3A9B">
        <w:rPr>
          <w:rFonts w:ascii="Courier New" w:eastAsia="Courier New" w:hAnsi="Courier New" w:cs="Courier New"/>
          <w:sz w:val="20"/>
          <w:szCs w:val="20"/>
        </w:rPr>
        <w:t>i_grid_title</w:t>
      </w:r>
      <w:proofErr w:type="spellEnd"/>
      <w:r w:rsidRPr="5A6C3A9B">
        <w:rPr>
          <w:rFonts w:ascii="Courier New" w:eastAsia="Courier New" w:hAnsi="Courier New" w:cs="Courier New"/>
          <w:sz w:val="20"/>
          <w:szCs w:val="20"/>
        </w:rPr>
        <w:t xml:space="preserve">           = TEXT-241</w:t>
      </w:r>
      <w:r>
        <w:br/>
      </w:r>
      <w:r w:rsidRPr="5A6C3A9B">
        <w:rPr>
          <w:rFonts w:ascii="Courier New" w:eastAsia="Courier New" w:hAnsi="Courier New" w:cs="Courier New"/>
          <w:sz w:val="20"/>
          <w:szCs w:val="20"/>
        </w:rPr>
        <w:t xml:space="preserve">      </w:t>
      </w:r>
      <w:proofErr w:type="spellStart"/>
      <w:r w:rsidRPr="5A6C3A9B">
        <w:rPr>
          <w:rFonts w:ascii="Courier New" w:eastAsia="Courier New" w:hAnsi="Courier New" w:cs="Courier New"/>
          <w:sz w:val="20"/>
          <w:szCs w:val="20"/>
        </w:rPr>
        <w:t>i_callback_top_of_page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'SUB_TOP_OF_PAGE'</w:t>
      </w:r>
      <w:r>
        <w:br/>
      </w:r>
      <w:r w:rsidRPr="5A6C3A9B">
        <w:rPr>
          <w:rFonts w:ascii="Courier New" w:eastAsia="Courier New" w:hAnsi="Courier New" w:cs="Courier New"/>
          <w:color w:val="4DA619"/>
          <w:sz w:val="20"/>
          <w:szCs w:val="20"/>
        </w:rPr>
        <w:t xml:space="preserve">      </w:t>
      </w:r>
      <w:proofErr w:type="spellStart"/>
      <w:r w:rsidRPr="5A6C3A9B">
        <w:rPr>
          <w:rFonts w:ascii="Courier New" w:eastAsia="Courier New" w:hAnsi="Courier New" w:cs="Courier New"/>
          <w:color w:val="4DA619"/>
          <w:sz w:val="20"/>
          <w:szCs w:val="20"/>
        </w:rPr>
        <w:t>is_layout</w:t>
      </w:r>
      <w:proofErr w:type="spellEnd"/>
      <w:r w:rsidRPr="5A6C3A9B">
        <w:rPr>
          <w:rFonts w:ascii="Courier New" w:eastAsia="Courier New" w:hAnsi="Courier New" w:cs="Courier New"/>
          <w:color w:val="4DA619"/>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gs_layout</w:t>
      </w:r>
      <w:proofErr w:type="spellEnd"/>
      <w:r>
        <w:br/>
      </w:r>
      <w:r w:rsidRPr="5A6C3A9B">
        <w:rPr>
          <w:rFonts w:ascii="Courier New" w:eastAsia="Courier New" w:hAnsi="Courier New" w:cs="Courier New"/>
          <w:sz w:val="20"/>
          <w:szCs w:val="20"/>
        </w:rPr>
        <w:t xml:space="preserve">      </w:t>
      </w:r>
      <w:proofErr w:type="spellStart"/>
      <w:r w:rsidRPr="5A6C3A9B">
        <w:rPr>
          <w:rFonts w:ascii="Courier New" w:eastAsia="Courier New" w:hAnsi="Courier New" w:cs="Courier New"/>
          <w:sz w:val="20"/>
          <w:szCs w:val="20"/>
        </w:rPr>
        <w:t>it_fieldcat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gt_fieldcat</w:t>
      </w:r>
      <w:proofErr w:type="spellEnd"/>
      <w:r>
        <w:br/>
      </w:r>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TABLES</w:t>
      </w:r>
      <w:r>
        <w:br/>
      </w:r>
      <w:r w:rsidRPr="5A6C3A9B">
        <w:rPr>
          <w:rFonts w:ascii="Courier New" w:eastAsia="Courier New" w:hAnsi="Courier New" w:cs="Courier New"/>
          <w:color w:val="0000FF"/>
          <w:sz w:val="20"/>
          <w:szCs w:val="20"/>
        </w:rPr>
        <w:t xml:space="preserve">      </w:t>
      </w:r>
      <w:proofErr w:type="spellStart"/>
      <w:r w:rsidRPr="5A6C3A9B">
        <w:rPr>
          <w:rFonts w:ascii="Courier New" w:eastAsia="Courier New" w:hAnsi="Courier New" w:cs="Courier New"/>
          <w:color w:val="0000FF"/>
          <w:sz w:val="20"/>
          <w:szCs w:val="20"/>
        </w:rPr>
        <w:t>t_outtab</w:t>
      </w:r>
      <w:proofErr w:type="spellEnd"/>
      <w:r w:rsidRPr="5A6C3A9B">
        <w:rPr>
          <w:rFonts w:ascii="Courier New" w:eastAsia="Courier New" w:hAnsi="Courier New" w:cs="Courier New"/>
          <w:color w:val="0000FF"/>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gt_po_output</w:t>
      </w:r>
      <w:proofErr w:type="spellEnd"/>
      <w:r>
        <w:br/>
      </w:r>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EXCEPTIONS</w:t>
      </w:r>
      <w:r>
        <w:br/>
      </w:r>
      <w:r w:rsidRPr="5A6C3A9B">
        <w:rPr>
          <w:rFonts w:ascii="Courier New" w:eastAsia="Courier New" w:hAnsi="Courier New" w:cs="Courier New"/>
          <w:color w:val="0000FF"/>
          <w:sz w:val="20"/>
          <w:szCs w:val="20"/>
        </w:rPr>
        <w:t xml:space="preserve">      </w:t>
      </w:r>
      <w:proofErr w:type="spellStart"/>
      <w:r w:rsidRPr="5A6C3A9B">
        <w:rPr>
          <w:rFonts w:ascii="Courier New" w:eastAsia="Courier New" w:hAnsi="Courier New" w:cs="Courier New"/>
          <w:color w:val="0000FF"/>
          <w:sz w:val="20"/>
          <w:szCs w:val="20"/>
        </w:rPr>
        <w:t>program_error</w:t>
      </w:r>
      <w:proofErr w:type="spellEnd"/>
      <w:r w:rsidRPr="5A6C3A9B">
        <w:rPr>
          <w:rFonts w:ascii="Courier New" w:eastAsia="Courier New" w:hAnsi="Courier New" w:cs="Courier New"/>
          <w:color w:val="0000FF"/>
          <w:sz w:val="20"/>
          <w:szCs w:val="20"/>
        </w:rPr>
        <w:t xml:space="preserve">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3399FF"/>
          <w:sz w:val="20"/>
          <w:szCs w:val="20"/>
        </w:rPr>
        <w:t>1</w:t>
      </w:r>
      <w:r>
        <w:br/>
      </w:r>
      <w:r w:rsidRPr="5A6C3A9B">
        <w:rPr>
          <w:rFonts w:ascii="Courier New" w:eastAsia="Courier New" w:hAnsi="Courier New" w:cs="Courier New"/>
          <w:color w:val="3399FF"/>
          <w:sz w:val="20"/>
          <w:szCs w:val="20"/>
        </w:rPr>
        <w:t xml:space="preserve">      </w:t>
      </w:r>
      <w:r w:rsidRPr="5A6C3A9B">
        <w:rPr>
          <w:rFonts w:ascii="Courier New" w:eastAsia="Courier New" w:hAnsi="Courier New" w:cs="Courier New"/>
          <w:color w:val="0000FF"/>
          <w:sz w:val="20"/>
          <w:szCs w:val="20"/>
        </w:rPr>
        <w:t xml:space="preserve">OTHERS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IF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subrc</w:t>
      </w:r>
      <w:proofErr w:type="spellEnd"/>
      <w:r w:rsidRPr="5A6C3A9B">
        <w:rPr>
          <w:rFonts w:ascii="Courier New" w:eastAsia="Courier New" w:hAnsi="Courier New" w:cs="Courier New"/>
          <w:sz w:val="20"/>
          <w:szCs w:val="20"/>
        </w:rPr>
        <w:t xml:space="preserve"> &lt;&gt; </w:t>
      </w:r>
      <w:r w:rsidRPr="5A6C3A9B">
        <w:rPr>
          <w:rFonts w:ascii="Courier New" w:eastAsia="Courier New" w:hAnsi="Courier New" w:cs="Courier New"/>
          <w:color w:val="3399FF"/>
          <w:sz w:val="20"/>
          <w:szCs w:val="20"/>
        </w:rPr>
        <w:t>0</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MESSAGE ID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msgid</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msgty</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NUMBER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msgno</w:t>
      </w:r>
      <w:proofErr w:type="spellEnd"/>
      <w:r>
        <w:br/>
      </w:r>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WITH </w:t>
      </w:r>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msgv1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msgv2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msgv3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msgv4</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ENDIF</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lastRenderedPageBreak/>
        <w:t xml:space="preserve">  </w:t>
      </w:r>
      <w:r w:rsidRPr="5A6C3A9B">
        <w:rPr>
          <w:rFonts w:ascii="Courier New" w:eastAsia="Courier New" w:hAnsi="Courier New" w:cs="Courier New"/>
          <w:color w:val="0000FF"/>
          <w:sz w:val="20"/>
          <w:szCs w:val="20"/>
        </w:rPr>
        <w:t>CLEAR</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lv_repid</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ENDFORM.</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*&amp;      Form  POPULATE_FIELD_CAT</w:t>
      </w:r>
      <w:r>
        <w:br/>
      </w:r>
      <w:r w:rsidRPr="5A6C3A9B">
        <w:rPr>
          <w:rFonts w:ascii="Courier New" w:eastAsia="Courier New" w:hAnsi="Courier New" w:cs="Courier New"/>
          <w:color w:val="800080"/>
          <w:sz w:val="20"/>
          <w:szCs w:val="20"/>
        </w:rPr>
        <w:t>*&amp;---------------------------------------------------------------------*</w:t>
      </w:r>
      <w:r>
        <w:br/>
      </w:r>
      <w:r w:rsidRPr="5A6C3A9B">
        <w:rPr>
          <w:rFonts w:ascii="Courier New" w:eastAsia="Courier New" w:hAnsi="Courier New" w:cs="Courier New"/>
          <w:color w:val="800080"/>
          <w:sz w:val="20"/>
          <w:szCs w:val="20"/>
        </w:rPr>
        <w:t>*Description: Populate the Field catalogues for ALV</w:t>
      </w:r>
      <w:r>
        <w:br/>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FORM </w:t>
      </w:r>
      <w:proofErr w:type="spellStart"/>
      <w:r w:rsidRPr="5A6C3A9B">
        <w:rPr>
          <w:rFonts w:ascii="Courier New" w:eastAsia="Courier New" w:hAnsi="Courier New" w:cs="Courier New"/>
          <w:sz w:val="20"/>
          <w:szCs w:val="20"/>
        </w:rPr>
        <w:t>populate_field_cat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USING    </w:t>
      </w:r>
      <w:proofErr w:type="spellStart"/>
      <w:r w:rsidRPr="5A6C3A9B">
        <w:rPr>
          <w:rFonts w:ascii="Courier New" w:eastAsia="Courier New" w:hAnsi="Courier New" w:cs="Courier New"/>
          <w:sz w:val="20"/>
          <w:szCs w:val="20"/>
        </w:rPr>
        <w:t>pv_colpos</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cucol</w:t>
      </w:r>
      <w:proofErr w:type="spellEnd"/>
      <w:r>
        <w:br/>
      </w:r>
      <w:r w:rsidRPr="5A6C3A9B">
        <w:rPr>
          <w:rFonts w:ascii="Courier New" w:eastAsia="Courier New" w:hAnsi="Courier New" w:cs="Courier New"/>
          <w:sz w:val="20"/>
          <w:szCs w:val="20"/>
        </w:rPr>
        <w:t xml:space="preserve">                                  </w:t>
      </w:r>
      <w:proofErr w:type="spellStart"/>
      <w:r w:rsidRPr="5A6C3A9B">
        <w:rPr>
          <w:rFonts w:ascii="Courier New" w:eastAsia="Courier New" w:hAnsi="Courier New" w:cs="Courier New"/>
          <w:sz w:val="20"/>
          <w:szCs w:val="20"/>
        </w:rPr>
        <w:t>pv_fname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slis_fieldname</w:t>
      </w:r>
      <w:proofErr w:type="spellEnd"/>
      <w:r>
        <w:br/>
      </w:r>
      <w:r w:rsidRPr="5A6C3A9B">
        <w:rPr>
          <w:rFonts w:ascii="Courier New" w:eastAsia="Courier New" w:hAnsi="Courier New" w:cs="Courier New"/>
          <w:sz w:val="20"/>
          <w:szCs w:val="20"/>
        </w:rPr>
        <w:t xml:space="preserve">                                  </w:t>
      </w:r>
      <w:proofErr w:type="spellStart"/>
      <w:r w:rsidRPr="5A6C3A9B">
        <w:rPr>
          <w:rFonts w:ascii="Courier New" w:eastAsia="Courier New" w:hAnsi="Courier New" w:cs="Courier New"/>
          <w:sz w:val="20"/>
          <w:szCs w:val="20"/>
        </w:rPr>
        <w:t>pv_seltext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scrtext_l</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DATA</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ls_fieldcat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slis_fieldcat_alv</w:t>
      </w:r>
      <w:proofErr w:type="spellEnd"/>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"Field Catalog</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ls_fieldcat</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MOVE</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pv_colpos</w:t>
      </w:r>
      <w:proofErr w:type="spellEnd"/>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ls_fieldcat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col_pos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pv_fname</w:t>
      </w:r>
      <w:proofErr w:type="spellEnd"/>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ls_fieldcat</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fieldname</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pv_seltext</w:t>
      </w:r>
      <w:proofErr w:type="spellEnd"/>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ls_fieldcat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seltext_l</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 xml:space="preserve">'GT_PO_OUTPUT'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ls_fieldcat</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tabname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ls_fieldcat</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gt_fieldcat</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ls_fieldcat</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ENDFORM.                    </w:t>
      </w:r>
      <w:r w:rsidRPr="5A6C3A9B">
        <w:rPr>
          <w:rFonts w:ascii="Courier New" w:eastAsia="Courier New" w:hAnsi="Courier New" w:cs="Courier New"/>
          <w:i/>
          <w:iCs/>
          <w:color w:val="808080" w:themeColor="background1" w:themeShade="80"/>
          <w:sz w:val="20"/>
          <w:szCs w:val="20"/>
        </w:rPr>
        <w:t>" POPULATE_FIELD_CAT</w:t>
      </w:r>
      <w:r>
        <w:br/>
      </w:r>
      <w:r>
        <w:br/>
      </w:r>
      <w:r w:rsidRPr="5A6C3A9B">
        <w:rPr>
          <w:rFonts w:ascii="Courier New" w:eastAsia="Courier New" w:hAnsi="Courier New" w:cs="Courier New"/>
          <w:i/>
          <w:iCs/>
          <w:color w:val="808080" w:themeColor="background1" w:themeShade="80"/>
          <w:sz w:val="20"/>
          <w:szCs w:val="20"/>
        </w:rPr>
        <w:t>*&amp;---------------------------------------------------------------------*</w:t>
      </w:r>
      <w:r>
        <w:br/>
      </w:r>
      <w:r w:rsidRPr="5A6C3A9B">
        <w:rPr>
          <w:rFonts w:ascii="Courier New" w:eastAsia="Courier New" w:hAnsi="Courier New" w:cs="Courier New"/>
          <w:i/>
          <w:iCs/>
          <w:color w:val="808080" w:themeColor="background1" w:themeShade="80"/>
          <w:sz w:val="20"/>
          <w:szCs w:val="20"/>
        </w:rPr>
        <w:t>*&amp;      Form  SUB_TOP_OF_PAGE</w:t>
      </w:r>
      <w:r>
        <w:br/>
      </w:r>
      <w:r w:rsidRPr="5A6C3A9B">
        <w:rPr>
          <w:rFonts w:ascii="Courier New" w:eastAsia="Courier New" w:hAnsi="Courier New" w:cs="Courier New"/>
          <w:i/>
          <w:iCs/>
          <w:color w:val="808080" w:themeColor="background1" w:themeShade="80"/>
          <w:sz w:val="20"/>
          <w:szCs w:val="20"/>
        </w:rPr>
        <w:t>*&amp;---------------------------------------------------------------------*</w:t>
      </w:r>
      <w:r>
        <w:br/>
      </w:r>
      <w:r w:rsidRPr="5A6C3A9B">
        <w:rPr>
          <w:rFonts w:ascii="Courier New" w:eastAsia="Courier New" w:hAnsi="Courier New" w:cs="Courier New"/>
          <w:i/>
          <w:iCs/>
          <w:color w:val="808080" w:themeColor="background1" w:themeShade="80"/>
          <w:sz w:val="20"/>
          <w:szCs w:val="20"/>
        </w:rPr>
        <w:t>*Description: TOP-OF-PAGE event for ALV</w:t>
      </w:r>
      <w:r>
        <w:br/>
      </w:r>
      <w:r w:rsidRPr="5A6C3A9B">
        <w:rPr>
          <w:rFonts w:ascii="Courier New" w:eastAsia="Courier New" w:hAnsi="Courier New" w:cs="Courier New"/>
          <w:i/>
          <w:iCs/>
          <w:color w:val="808080" w:themeColor="background1" w:themeShade="80"/>
          <w:sz w:val="20"/>
          <w:szCs w:val="20"/>
        </w:rPr>
        <w:t>*----------------------------------------------------------------------*</w:t>
      </w:r>
      <w:r>
        <w:br/>
      </w:r>
      <w:r w:rsidRPr="5A6C3A9B">
        <w:rPr>
          <w:rFonts w:ascii="Courier New" w:eastAsia="Courier New" w:hAnsi="Courier New" w:cs="Courier New"/>
          <w:i/>
          <w:iCs/>
          <w:color w:val="808080" w:themeColor="background1" w:themeShade="80"/>
          <w:sz w:val="20"/>
          <w:szCs w:val="20"/>
        </w:rPr>
        <w:t xml:space="preserve">FORM </w:t>
      </w:r>
      <w:proofErr w:type="spellStart"/>
      <w:r w:rsidRPr="5A6C3A9B">
        <w:rPr>
          <w:rFonts w:ascii="Courier New" w:eastAsia="Courier New" w:hAnsi="Courier New" w:cs="Courier New"/>
          <w:sz w:val="20"/>
          <w:szCs w:val="20"/>
        </w:rPr>
        <w:t>sub_top_of_page</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*--Local Work Area</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DATA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TYPE </w:t>
      </w:r>
      <w:proofErr w:type="spellStart"/>
      <w:r w:rsidRPr="5A6C3A9B">
        <w:rPr>
          <w:rFonts w:ascii="Courier New" w:eastAsia="Courier New" w:hAnsi="Courier New" w:cs="Courier New"/>
          <w:sz w:val="20"/>
          <w:szCs w:val="20"/>
        </w:rPr>
        <w:t>slis_listheader</w:t>
      </w:r>
      <w:proofErr w:type="spellEnd"/>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 Hold list header</w:t>
      </w:r>
      <w:r>
        <w:br/>
      </w:r>
      <w:r>
        <w:br/>
      </w:r>
      <w:r w:rsidRPr="5A6C3A9B">
        <w:rPr>
          <w:rFonts w:ascii="Courier New" w:eastAsia="Courier New" w:hAnsi="Courier New" w:cs="Courier New"/>
          <w:i/>
          <w:iCs/>
          <w:color w:val="808080" w:themeColor="background1" w:themeShade="80"/>
          <w:sz w:val="20"/>
          <w:szCs w:val="20"/>
        </w:rPr>
        <w:t>* Header</w:t>
      </w:r>
      <w:r>
        <w:br/>
      </w:r>
      <w:r w:rsidRPr="5A6C3A9B">
        <w:rPr>
          <w:rFonts w:ascii="Courier New" w:eastAsia="Courier New" w:hAnsi="Courier New" w:cs="Courier New"/>
          <w:i/>
          <w:iCs/>
          <w:color w:val="808080" w:themeColor="background1" w:themeShade="80"/>
          <w:sz w:val="20"/>
          <w:szCs w:val="20"/>
        </w:rPr>
        <w:t xml:space="preserve">  </w:t>
      </w:r>
      <w:proofErr w:type="spellStart"/>
      <w:r w:rsidRPr="5A6C3A9B">
        <w:rPr>
          <w:rFonts w:ascii="Courier New" w:eastAsia="Courier New" w:hAnsi="Courier New" w:cs="Courier New"/>
          <w:i/>
          <w:iCs/>
          <w:color w:val="808080" w:themeColor="background1" w:themeShade="80"/>
          <w:sz w:val="20"/>
          <w:szCs w:val="20"/>
        </w:rPr>
        <w:t>ls_line</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typ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c_h</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info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'PPV Report For Sub-Con POs'</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241</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User</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typ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gc_s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0000FF"/>
          <w:sz w:val="20"/>
          <w:szCs w:val="20"/>
        </w:rPr>
        <w:t xml:space="preserve">key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'User :'</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233</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 xml:space="preserve">info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uname</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Date</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typ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gc_s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0000FF"/>
          <w:sz w:val="20"/>
          <w:szCs w:val="20"/>
        </w:rPr>
        <w:t xml:space="preserve">key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'Date:'</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234</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CONCATENATE  </w:t>
      </w:r>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datum+6</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w:t>
      </w:r>
      <w:r>
        <w:br/>
      </w:r>
      <w:r w:rsidRPr="5A6C3A9B">
        <w:rPr>
          <w:rFonts w:ascii="Courier New" w:eastAsia="Courier New" w:hAnsi="Courier New" w:cs="Courier New"/>
          <w:color w:val="4DA619"/>
          <w:sz w:val="20"/>
          <w:szCs w:val="20"/>
        </w:rPr>
        <w:t xml:space="preserve">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datum+4</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w:t>
      </w:r>
      <w:r>
        <w:br/>
      </w:r>
      <w:r w:rsidRPr="5A6C3A9B">
        <w:rPr>
          <w:rFonts w:ascii="Courier New" w:eastAsia="Courier New" w:hAnsi="Courier New" w:cs="Courier New"/>
          <w:color w:val="4DA619"/>
          <w:sz w:val="20"/>
          <w:szCs w:val="20"/>
        </w:rPr>
        <w:t xml:space="preserve">               </w:t>
      </w:r>
      <w:proofErr w:type="spellStart"/>
      <w:r w:rsidRPr="5A6C3A9B">
        <w:rPr>
          <w:rFonts w:ascii="Courier New" w:eastAsia="Courier New" w:hAnsi="Courier New" w:cs="Courier New"/>
          <w:color w:val="4DA619"/>
          <w:sz w:val="20"/>
          <w:szCs w:val="20"/>
        </w:rPr>
        <w:t>sy</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datum</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4</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INTO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info</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w:t>
      </w:r>
      <w:proofErr w:type="spellStart"/>
      <w:r w:rsidRPr="5A6C3A9B">
        <w:rPr>
          <w:rFonts w:ascii="Courier New" w:eastAsia="Courier New" w:hAnsi="Courier New" w:cs="Courier New"/>
          <w:i/>
          <w:iCs/>
          <w:color w:val="808080" w:themeColor="background1" w:themeShade="80"/>
          <w:sz w:val="20"/>
          <w:szCs w:val="20"/>
        </w:rPr>
        <w:t>todays</w:t>
      </w:r>
      <w:proofErr w:type="spellEnd"/>
      <w:r w:rsidRPr="5A6C3A9B">
        <w:rPr>
          <w:rFonts w:ascii="Courier New" w:eastAsia="Courier New" w:hAnsi="Courier New" w:cs="Courier New"/>
          <w:i/>
          <w:iCs/>
          <w:color w:val="808080" w:themeColor="background1" w:themeShade="80"/>
          <w:sz w:val="20"/>
          <w:szCs w:val="20"/>
        </w:rPr>
        <w:t xml:space="preserve"> date</w:t>
      </w:r>
      <w:r>
        <w:br/>
      </w:r>
      <w:r w:rsidRPr="5A6C3A9B">
        <w:rPr>
          <w:rFonts w:ascii="Courier New" w:eastAsia="Courier New" w:hAnsi="Courier New" w:cs="Courier New"/>
          <w:i/>
          <w:iCs/>
          <w:color w:val="808080" w:themeColor="background1" w:themeShade="80"/>
          <w:sz w:val="20"/>
          <w:szCs w:val="20"/>
        </w:rPr>
        <w:lastRenderedPageBreak/>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CLEAR</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Time</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typ</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gc_s</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800080"/>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color w:val="0000FF"/>
          <w:sz w:val="20"/>
          <w:szCs w:val="20"/>
        </w:rPr>
        <w:t xml:space="preserve">key </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'Time:'</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235</w:t>
      </w:r>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CONCATENATE </w:t>
      </w:r>
      <w:proofErr w:type="spellStart"/>
      <w:r w:rsidRPr="5A6C3A9B">
        <w:rPr>
          <w:rFonts w:ascii="Courier New" w:eastAsia="Courier New" w:hAnsi="Courier New" w:cs="Courier New"/>
          <w:sz w:val="20"/>
          <w:szCs w:val="20"/>
        </w:rPr>
        <w:t>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uzeit</w:t>
      </w:r>
      <w:proofErr w:type="spellEnd"/>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w:t>
      </w:r>
      <w:r>
        <w:br/>
      </w:r>
      <w:r w:rsidRPr="5A6C3A9B">
        <w:rPr>
          <w:rFonts w:ascii="Courier New" w:eastAsia="Courier New" w:hAnsi="Courier New" w:cs="Courier New"/>
          <w:color w:val="4DA619"/>
          <w:sz w:val="20"/>
          <w:szCs w:val="20"/>
        </w:rPr>
        <w:t xml:space="preserve">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uzeit+2</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4DA619"/>
          <w:sz w:val="20"/>
          <w:szCs w:val="20"/>
        </w:rPr>
        <w:t>':'</w:t>
      </w:r>
      <w:r>
        <w:br/>
      </w:r>
      <w:r w:rsidRPr="5A6C3A9B">
        <w:rPr>
          <w:rFonts w:ascii="Courier New" w:eastAsia="Courier New" w:hAnsi="Courier New" w:cs="Courier New"/>
          <w:color w:val="4DA619"/>
          <w:sz w:val="20"/>
          <w:szCs w:val="20"/>
        </w:rPr>
        <w:t xml:space="preserve">              sy</w:t>
      </w:r>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datum+4</w:t>
      </w:r>
      <w:r w:rsidRPr="5A6C3A9B">
        <w:rPr>
          <w:rFonts w:ascii="Courier New" w:eastAsia="Courier New" w:hAnsi="Courier New" w:cs="Courier New"/>
          <w:color w:val="800080"/>
          <w:sz w:val="20"/>
          <w:szCs w:val="20"/>
        </w:rPr>
        <w:t>(</w:t>
      </w:r>
      <w:r w:rsidRPr="5A6C3A9B">
        <w:rPr>
          <w:rFonts w:ascii="Courier New" w:eastAsia="Courier New" w:hAnsi="Courier New" w:cs="Courier New"/>
          <w:color w:val="3399FF"/>
          <w:sz w:val="20"/>
          <w:szCs w:val="20"/>
        </w:rPr>
        <w:t>2</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INTO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8080" w:themeColor="background1" w:themeShade="80"/>
          <w:sz w:val="20"/>
          <w:szCs w:val="20"/>
        </w:rPr>
        <w:t>-</w:t>
      </w:r>
      <w:r w:rsidRPr="5A6C3A9B">
        <w:rPr>
          <w:rFonts w:ascii="Courier New" w:eastAsia="Courier New" w:hAnsi="Courier New" w:cs="Courier New"/>
          <w:sz w:val="20"/>
          <w:szCs w:val="20"/>
        </w:rPr>
        <w:t>info</w:t>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i/>
          <w:iCs/>
          <w:color w:val="808080" w:themeColor="background1" w:themeShade="80"/>
          <w:sz w:val="20"/>
          <w:szCs w:val="20"/>
        </w:rPr>
        <w:t>"</w:t>
      </w:r>
      <w:proofErr w:type="spellStart"/>
      <w:r w:rsidRPr="5A6C3A9B">
        <w:rPr>
          <w:rFonts w:ascii="Courier New" w:eastAsia="Courier New" w:hAnsi="Courier New" w:cs="Courier New"/>
          <w:i/>
          <w:iCs/>
          <w:color w:val="808080" w:themeColor="background1" w:themeShade="80"/>
          <w:sz w:val="20"/>
          <w:szCs w:val="20"/>
        </w:rPr>
        <w:t>todays</w:t>
      </w:r>
      <w:proofErr w:type="spellEnd"/>
      <w:r w:rsidRPr="5A6C3A9B">
        <w:rPr>
          <w:rFonts w:ascii="Courier New" w:eastAsia="Courier New" w:hAnsi="Courier New" w:cs="Courier New"/>
          <w:i/>
          <w:iCs/>
          <w:color w:val="808080" w:themeColor="background1" w:themeShade="80"/>
          <w:sz w:val="20"/>
          <w:szCs w:val="20"/>
        </w:rPr>
        <w:t xml:space="preserve"> time</w:t>
      </w:r>
      <w:r>
        <w:br/>
      </w:r>
      <w:r w:rsidRPr="5A6C3A9B">
        <w:rPr>
          <w:rFonts w:ascii="Courier New" w:eastAsia="Courier New" w:hAnsi="Courier New" w:cs="Courier New"/>
          <w:i/>
          <w:iCs/>
          <w:color w:val="808080" w:themeColor="background1" w:themeShade="80"/>
          <w:sz w:val="20"/>
          <w:szCs w:val="20"/>
        </w:rPr>
        <w:t xml:space="preserve">  </w:t>
      </w:r>
      <w:r w:rsidRPr="5A6C3A9B">
        <w:rPr>
          <w:rFonts w:ascii="Courier New" w:eastAsia="Courier New" w:hAnsi="Courier New" w:cs="Courier New"/>
          <w:color w:val="0000FF"/>
          <w:sz w:val="20"/>
          <w:szCs w:val="20"/>
        </w:rPr>
        <w:t xml:space="preserve">APPEND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sz w:val="20"/>
          <w:szCs w:val="20"/>
        </w:rPr>
        <w:t xml:space="preserve"> </w:t>
      </w:r>
      <w:r w:rsidRPr="5A6C3A9B">
        <w:rPr>
          <w:rFonts w:ascii="Courier New" w:eastAsia="Courier New" w:hAnsi="Courier New" w:cs="Courier New"/>
          <w:color w:val="0000FF"/>
          <w:sz w:val="20"/>
          <w:szCs w:val="20"/>
        </w:rPr>
        <w:t xml:space="preserve">TO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CLEAR </w:t>
      </w:r>
      <w:proofErr w:type="spellStart"/>
      <w:r w:rsidRPr="5A6C3A9B">
        <w:rPr>
          <w:rFonts w:ascii="Courier New" w:eastAsia="Courier New" w:hAnsi="Courier New" w:cs="Courier New"/>
          <w:sz w:val="20"/>
          <w:szCs w:val="20"/>
        </w:rPr>
        <w:t>ls_line</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*--This </w:t>
      </w:r>
      <w:proofErr w:type="spellStart"/>
      <w:r w:rsidRPr="5A6C3A9B">
        <w:rPr>
          <w:rFonts w:ascii="Courier New" w:eastAsia="Courier New" w:hAnsi="Courier New" w:cs="Courier New"/>
          <w:color w:val="800080"/>
          <w:sz w:val="20"/>
          <w:szCs w:val="20"/>
        </w:rPr>
        <w:t>funcation</w:t>
      </w:r>
      <w:proofErr w:type="spellEnd"/>
      <w:r w:rsidRPr="5A6C3A9B">
        <w:rPr>
          <w:rFonts w:ascii="Courier New" w:eastAsia="Courier New" w:hAnsi="Courier New" w:cs="Courier New"/>
          <w:color w:val="800080"/>
          <w:sz w:val="20"/>
          <w:szCs w:val="20"/>
        </w:rPr>
        <w:t xml:space="preserve"> module will display the top of the page</w:t>
      </w:r>
      <w:r>
        <w:br/>
      </w:r>
      <w:r w:rsidRPr="5A6C3A9B">
        <w:rPr>
          <w:rFonts w:ascii="Courier New" w:eastAsia="Courier New" w:hAnsi="Courier New" w:cs="Courier New"/>
          <w:color w:val="800080"/>
          <w:sz w:val="20"/>
          <w:szCs w:val="20"/>
        </w:rPr>
        <w:t xml:space="preserve">  </w:t>
      </w:r>
      <w:r w:rsidRPr="5A6C3A9B">
        <w:rPr>
          <w:rFonts w:ascii="Courier New" w:eastAsia="Courier New" w:hAnsi="Courier New" w:cs="Courier New"/>
          <w:color w:val="0000FF"/>
          <w:sz w:val="20"/>
          <w:szCs w:val="20"/>
        </w:rPr>
        <w:t xml:space="preserve">CALL FUNCTION </w:t>
      </w:r>
      <w:r w:rsidRPr="5A6C3A9B">
        <w:rPr>
          <w:rFonts w:ascii="Courier New" w:eastAsia="Courier New" w:hAnsi="Courier New" w:cs="Courier New"/>
          <w:color w:val="4DA619"/>
          <w:sz w:val="20"/>
          <w:szCs w:val="20"/>
        </w:rPr>
        <w:t>'REUSE_ALV_COMMENTARY_WRITE'</w:t>
      </w:r>
      <w:r>
        <w:br/>
      </w:r>
      <w:r w:rsidRPr="5A6C3A9B">
        <w:rPr>
          <w:rFonts w:ascii="Courier New" w:eastAsia="Courier New" w:hAnsi="Courier New" w:cs="Courier New"/>
          <w:color w:val="4DA619"/>
          <w:sz w:val="20"/>
          <w:szCs w:val="20"/>
        </w:rPr>
        <w:t xml:space="preserve">    </w:t>
      </w:r>
      <w:r w:rsidRPr="5A6C3A9B">
        <w:rPr>
          <w:rFonts w:ascii="Courier New" w:eastAsia="Courier New" w:hAnsi="Courier New" w:cs="Courier New"/>
          <w:color w:val="0000FF"/>
          <w:sz w:val="20"/>
          <w:szCs w:val="20"/>
        </w:rPr>
        <w:t>EXPORTING</w:t>
      </w:r>
      <w:r>
        <w:br/>
      </w:r>
      <w:r w:rsidRPr="5A6C3A9B">
        <w:rPr>
          <w:rFonts w:ascii="Courier New" w:eastAsia="Courier New" w:hAnsi="Courier New" w:cs="Courier New"/>
          <w:color w:val="0000FF"/>
          <w:sz w:val="20"/>
          <w:szCs w:val="20"/>
        </w:rPr>
        <w:t xml:space="preserve">      </w:t>
      </w:r>
      <w:proofErr w:type="spellStart"/>
      <w:r w:rsidRPr="5A6C3A9B">
        <w:rPr>
          <w:rFonts w:ascii="Courier New" w:eastAsia="Courier New" w:hAnsi="Courier New" w:cs="Courier New"/>
          <w:color w:val="0000FF"/>
          <w:sz w:val="20"/>
          <w:szCs w:val="20"/>
        </w:rPr>
        <w:t>it_list_commentary</w:t>
      </w:r>
      <w:proofErr w:type="spellEnd"/>
      <w:r w:rsidRPr="5A6C3A9B">
        <w:rPr>
          <w:rFonts w:ascii="Courier New" w:eastAsia="Courier New" w:hAnsi="Courier New" w:cs="Courier New"/>
          <w:color w:val="0000FF"/>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rsidRPr="5A6C3A9B">
        <w:rPr>
          <w:rFonts w:ascii="Courier New" w:eastAsia="Courier New" w:hAnsi="Courier New" w:cs="Courier New"/>
          <w:color w:val="800080"/>
          <w:sz w:val="20"/>
          <w:szCs w:val="20"/>
        </w:rPr>
        <w:t>*--Refresh</w:t>
      </w:r>
      <w:r>
        <w:br/>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color w:val="0000FF"/>
          <w:sz w:val="20"/>
          <w:szCs w:val="20"/>
        </w:rPr>
        <w:t>REFRESH</w:t>
      </w:r>
      <w:proofErr w:type="spellEnd"/>
      <w:r w:rsidRPr="5A6C3A9B">
        <w:rPr>
          <w:rFonts w:ascii="Courier New" w:eastAsia="Courier New" w:hAnsi="Courier New" w:cs="Courier New"/>
          <w:color w:val="0000FF"/>
          <w:sz w:val="20"/>
          <w:szCs w:val="20"/>
        </w:rPr>
        <w:t xml:space="preserve"> </w:t>
      </w:r>
      <w:r w:rsidRPr="5A6C3A9B">
        <w:rPr>
          <w:rFonts w:ascii="Courier New" w:eastAsia="Courier New" w:hAnsi="Courier New" w:cs="Courier New"/>
          <w:color w:val="800080"/>
          <w:sz w:val="20"/>
          <w:szCs w:val="20"/>
        </w:rPr>
        <w:t xml:space="preserve">: </w:t>
      </w:r>
      <w:proofErr w:type="spellStart"/>
      <w:r w:rsidRPr="5A6C3A9B">
        <w:rPr>
          <w:rFonts w:ascii="Courier New" w:eastAsia="Courier New" w:hAnsi="Courier New" w:cs="Courier New"/>
          <w:sz w:val="20"/>
          <w:szCs w:val="20"/>
        </w:rPr>
        <w:t>gt_header</w:t>
      </w:r>
      <w:proofErr w:type="spellEnd"/>
      <w:r w:rsidRPr="5A6C3A9B">
        <w:rPr>
          <w:rFonts w:ascii="Courier New" w:eastAsia="Courier New" w:hAnsi="Courier New" w:cs="Courier New"/>
          <w:color w:val="800080"/>
          <w:sz w:val="20"/>
          <w:szCs w:val="20"/>
        </w:rPr>
        <w:t>.</w:t>
      </w:r>
      <w:r>
        <w:br/>
      </w:r>
      <w:r>
        <w:br/>
      </w:r>
      <w:r w:rsidRPr="5A6C3A9B">
        <w:rPr>
          <w:rFonts w:ascii="Courier New" w:eastAsia="Courier New" w:hAnsi="Courier New" w:cs="Courier New"/>
          <w:color w:val="800080"/>
          <w:sz w:val="20"/>
          <w:szCs w:val="20"/>
        </w:rPr>
        <w:t xml:space="preserve">ENDFORM.                    </w:t>
      </w:r>
      <w:r w:rsidRPr="5A6C3A9B">
        <w:rPr>
          <w:rFonts w:ascii="Courier New" w:eastAsia="Courier New" w:hAnsi="Courier New" w:cs="Courier New"/>
          <w:i/>
          <w:iCs/>
          <w:color w:val="808080" w:themeColor="background1" w:themeShade="80"/>
          <w:sz w:val="20"/>
          <w:szCs w:val="20"/>
        </w:rPr>
        <w:t>"SUB_TOP_OF_PAGE</w:t>
      </w:r>
      <w:r>
        <w:br/>
      </w:r>
      <w:r>
        <w:br/>
      </w:r>
      <w:r w:rsidR="2C12F9A8" w:rsidRPr="5A6C3A9B">
        <w:rPr>
          <w:rFonts w:ascii="Courier New" w:eastAsia="Courier New" w:hAnsi="Courier New" w:cs="Courier New"/>
          <w:i/>
          <w:iCs/>
          <w:color w:val="808080" w:themeColor="background1" w:themeShade="80"/>
          <w:sz w:val="20"/>
          <w:szCs w:val="20"/>
        </w:rPr>
        <w:t>Version 5.0:</w:t>
      </w:r>
      <w:r>
        <w:br/>
      </w:r>
      <w:r>
        <w:br/>
      </w:r>
      <w:r w:rsidRPr="5A6C3A9B">
        <w:rPr>
          <w:rFonts w:ascii="Courier New" w:eastAsia="Courier New" w:hAnsi="Courier New" w:cs="Courier New"/>
          <w:i/>
          <w:iCs/>
          <w:color w:val="808080" w:themeColor="background1" w:themeShade="80"/>
          <w:sz w:val="20"/>
          <w:szCs w:val="20"/>
        </w:rPr>
        <w:t>*} End   of Insert PCR029425++</w:t>
      </w:r>
    </w:p>
    <w:p w14:paraId="3CFA0650" w14:textId="213F2CA4" w:rsidR="5A6C3A9B" w:rsidRDefault="5A6C3A9B" w:rsidP="5A6C3A9B">
      <w:pPr>
        <w:rPr>
          <w:rFonts w:ascii="Courier New" w:eastAsia="Courier New" w:hAnsi="Courier New" w:cs="Courier New"/>
          <w:i/>
          <w:iCs/>
          <w:color w:val="808080" w:themeColor="background1" w:themeShade="80"/>
          <w:sz w:val="20"/>
          <w:szCs w:val="20"/>
        </w:rPr>
      </w:pPr>
    </w:p>
    <w:p w14:paraId="2F9E7F0F" w14:textId="7832CBFB" w:rsidR="5A6C3A9B" w:rsidRDefault="5A6C3A9B" w:rsidP="5A6C3A9B">
      <w:pPr>
        <w:rPr>
          <w:rFonts w:ascii="Courier New" w:eastAsia="Courier New" w:hAnsi="Courier New" w:cs="Courier New"/>
          <w:i/>
          <w:iCs/>
          <w:color w:val="808080" w:themeColor="background1" w:themeShade="80"/>
          <w:sz w:val="20"/>
          <w:szCs w:val="20"/>
        </w:rPr>
      </w:pPr>
    </w:p>
    <w:p w14:paraId="2EABBD27" w14:textId="2543150F" w:rsidR="5A6C3A9B" w:rsidRDefault="5A6C3A9B" w:rsidP="5A6C3A9B">
      <w:pPr>
        <w:rPr>
          <w:rFonts w:ascii="Courier New" w:eastAsia="Courier New" w:hAnsi="Courier New" w:cs="Courier New"/>
          <w:i/>
          <w:iCs/>
          <w:color w:val="808080" w:themeColor="background1" w:themeShade="80"/>
          <w:sz w:val="20"/>
          <w:szCs w:val="20"/>
        </w:rPr>
      </w:pPr>
    </w:p>
    <w:p w14:paraId="522B4E43" w14:textId="0CB48BD3" w:rsidR="46BDA5D0" w:rsidRDefault="46BDA5D0" w:rsidP="5A6C3A9B">
      <w:pPr>
        <w:rPr>
          <w:rFonts w:ascii="Courier New" w:eastAsia="Courier New" w:hAnsi="Courier New" w:cs="Courier New"/>
          <w:b/>
          <w:bCs/>
          <w:i/>
          <w:iCs/>
          <w:color w:val="808080" w:themeColor="background1" w:themeShade="80"/>
          <w:highlight w:val="yellow"/>
        </w:rPr>
      </w:pPr>
      <w:r w:rsidRPr="5A6C3A9B">
        <w:rPr>
          <w:rFonts w:ascii="Courier New" w:eastAsia="Courier New" w:hAnsi="Courier New" w:cs="Courier New"/>
          <w:b/>
          <w:bCs/>
          <w:i/>
          <w:iCs/>
          <w:color w:val="808080" w:themeColor="background1" w:themeShade="80"/>
          <w:highlight w:val="yellow"/>
        </w:rPr>
        <w:t>Version 5.0</w:t>
      </w:r>
    </w:p>
    <w:p w14:paraId="6C110EFE" w14:textId="08EFE742" w:rsidR="5A6C3A9B" w:rsidRDefault="5A6C3A9B" w:rsidP="5A6C3A9B">
      <w:pPr>
        <w:rPr>
          <w:rFonts w:ascii="Courier New" w:eastAsia="Courier New" w:hAnsi="Courier New" w:cs="Courier New"/>
          <w:b/>
          <w:bCs/>
          <w:i/>
          <w:iCs/>
          <w:color w:val="808080" w:themeColor="background1" w:themeShade="80"/>
          <w:highlight w:val="yellow"/>
        </w:rPr>
      </w:pPr>
    </w:p>
    <w:p w14:paraId="159ACC33" w14:textId="282A3BE6" w:rsidR="1D6AD969" w:rsidRDefault="1D6AD969" w:rsidP="5A6C3A9B">
      <w:pPr>
        <w:rPr>
          <w:rFonts w:ascii="Courier New" w:eastAsia="Courier New" w:hAnsi="Courier New" w:cs="Courier New"/>
          <w:b/>
          <w:bCs/>
          <w:highlight w:val="yellow"/>
        </w:rPr>
      </w:pPr>
      <w:proofErr w:type="gramStart"/>
      <w:r w:rsidRPr="5A6C3A9B">
        <w:rPr>
          <w:rFonts w:ascii="Courier New" w:eastAsia="Courier New" w:hAnsi="Courier New" w:cs="Courier New"/>
          <w:b/>
          <w:bCs/>
          <w:i/>
          <w:iCs/>
          <w:color w:val="808080" w:themeColor="background1" w:themeShade="80"/>
          <w:highlight w:val="yellow"/>
        </w:rPr>
        <w:t>{ Begin</w:t>
      </w:r>
      <w:proofErr w:type="gramEnd"/>
      <w:r w:rsidRPr="5A6C3A9B">
        <w:rPr>
          <w:rFonts w:ascii="Courier New" w:eastAsia="Courier New" w:hAnsi="Courier New" w:cs="Courier New"/>
          <w:b/>
          <w:bCs/>
          <w:i/>
          <w:iCs/>
          <w:color w:val="808080" w:themeColor="background1" w:themeShade="80"/>
          <w:highlight w:val="yellow"/>
        </w:rPr>
        <w:t xml:space="preserve"> of PCR029425-</w:t>
      </w:r>
      <w:r w:rsidR="00C16D6A">
        <w:rPr>
          <w:rFonts w:ascii="Helvetica" w:hAnsi="Helvetica" w:cs="Helvetica"/>
          <w:color w:val="455464"/>
          <w:sz w:val="18"/>
          <w:szCs w:val="18"/>
          <w:shd w:val="clear" w:color="auto" w:fill="FFFFFF"/>
        </w:rPr>
        <w:t xml:space="preserve"> </w:t>
      </w:r>
      <w:r w:rsidR="00C16D6A" w:rsidRPr="00C16D6A">
        <w:rPr>
          <w:rFonts w:ascii="Helvetica" w:hAnsi="Helvetica" w:cs="Helvetica"/>
          <w:color w:val="455464"/>
          <w:sz w:val="18"/>
          <w:szCs w:val="18"/>
          <w:highlight w:val="yellow"/>
          <w:shd w:val="clear" w:color="auto" w:fill="FFFFFF"/>
        </w:rPr>
        <w:t>INC06340089</w:t>
      </w:r>
    </w:p>
    <w:p w14:paraId="62845CE7" w14:textId="3E0082B9" w:rsidR="5A6C3A9B" w:rsidRDefault="5A6C3A9B" w:rsidP="5A6C3A9B">
      <w:pPr>
        <w:rPr>
          <w:rFonts w:ascii="Courier New" w:eastAsia="Courier New" w:hAnsi="Courier New" w:cs="Courier New"/>
        </w:rPr>
      </w:pPr>
    </w:p>
    <w:p w14:paraId="2C70AF1D" w14:textId="544BC60F" w:rsidR="07492CC8" w:rsidRDefault="07492CC8" w:rsidP="5A6C3A9B">
      <w:pPr>
        <w:rPr>
          <w:rFonts w:ascii="Courier New" w:eastAsia="Courier New" w:hAnsi="Courier New" w:cs="Courier New"/>
        </w:rPr>
      </w:pPr>
      <w:r w:rsidRPr="6E84FC51">
        <w:rPr>
          <w:rFonts w:ascii="Courier New" w:eastAsia="Courier New" w:hAnsi="Courier New" w:cs="Courier New"/>
          <w:b/>
          <w:bCs/>
        </w:rPr>
        <w:t>Issue</w:t>
      </w:r>
      <w:r w:rsidR="1D6AD969" w:rsidRPr="6E84FC51">
        <w:rPr>
          <w:rFonts w:ascii="Courier New" w:eastAsia="Courier New" w:hAnsi="Courier New" w:cs="Courier New"/>
          <w:b/>
          <w:bCs/>
        </w:rPr>
        <w:t>:</w:t>
      </w:r>
      <w:r w:rsidR="1D6AD969" w:rsidRPr="6E84FC51">
        <w:rPr>
          <w:rFonts w:ascii="Courier New" w:eastAsia="Courier New" w:hAnsi="Courier New" w:cs="Courier New"/>
        </w:rPr>
        <w:t xml:space="preserve"> FI documents not getting from table BKPF due to fiscal </w:t>
      </w:r>
      <w:r w:rsidR="355C63C4" w:rsidRPr="6E84FC51">
        <w:rPr>
          <w:rFonts w:ascii="Courier New" w:eastAsia="Courier New" w:hAnsi="Courier New" w:cs="Courier New"/>
        </w:rPr>
        <w:t>year (</w:t>
      </w:r>
      <w:r w:rsidR="7B68D9DA" w:rsidRPr="6E84FC51">
        <w:rPr>
          <w:rFonts w:ascii="Courier New" w:eastAsia="Courier New" w:hAnsi="Courier New" w:cs="Courier New"/>
        </w:rPr>
        <w:t>GJAHR which is using in where clause for BKPF table)</w:t>
      </w:r>
      <w:r w:rsidR="1D6AD969" w:rsidRPr="6E84FC51">
        <w:rPr>
          <w:rFonts w:ascii="Courier New" w:eastAsia="Courier New" w:hAnsi="Courier New" w:cs="Courier New"/>
        </w:rPr>
        <w:t xml:space="preserve"> of the Material Documents and FI documents are different.</w:t>
      </w:r>
      <w:r w:rsidR="1239D6B8" w:rsidRPr="6E84FC51">
        <w:rPr>
          <w:rFonts w:ascii="Courier New" w:eastAsia="Courier New" w:hAnsi="Courier New" w:cs="Courier New"/>
        </w:rPr>
        <w:t xml:space="preserve"> Addition of SAVE option to ALV layout.</w:t>
      </w:r>
    </w:p>
    <w:p w14:paraId="26606594" w14:textId="51ABB2F1" w:rsidR="5A6C3A9B" w:rsidRDefault="5A6C3A9B" w:rsidP="5A6C3A9B">
      <w:pPr>
        <w:rPr>
          <w:rFonts w:ascii="Courier New" w:eastAsia="Courier New" w:hAnsi="Courier New" w:cs="Courier New"/>
        </w:rPr>
      </w:pPr>
    </w:p>
    <w:p w14:paraId="71D93F4B" w14:textId="0BA2FB47" w:rsidR="1D6AD969" w:rsidRDefault="1D6AD969" w:rsidP="5A6C3A9B">
      <w:pPr>
        <w:rPr>
          <w:rFonts w:ascii="Courier New" w:eastAsia="Courier New" w:hAnsi="Courier New" w:cs="Courier New"/>
        </w:rPr>
      </w:pPr>
      <w:r w:rsidRPr="5A6C3A9B">
        <w:rPr>
          <w:rFonts w:ascii="Courier New" w:eastAsia="Courier New" w:hAnsi="Courier New" w:cs="Courier New"/>
          <w:b/>
          <w:bCs/>
        </w:rPr>
        <w:t>Solution:</w:t>
      </w:r>
      <w:r w:rsidRPr="5A6C3A9B">
        <w:rPr>
          <w:rFonts w:ascii="Courier New" w:eastAsia="Courier New" w:hAnsi="Courier New" w:cs="Courier New"/>
        </w:rPr>
        <w:t xml:space="preserve"> </w:t>
      </w:r>
      <w:r w:rsidR="617C284B" w:rsidRPr="5A6C3A9B">
        <w:rPr>
          <w:rFonts w:ascii="Courier New" w:eastAsia="Courier New" w:hAnsi="Courier New" w:cs="Courier New"/>
        </w:rPr>
        <w:t>GJAHR which</w:t>
      </w:r>
      <w:r w:rsidRPr="5A6C3A9B">
        <w:rPr>
          <w:rFonts w:ascii="Courier New" w:eastAsia="Courier New" w:hAnsi="Courier New" w:cs="Courier New"/>
        </w:rPr>
        <w:t xml:space="preserve"> is using in where condition for BKPF table needs to be calculate </w:t>
      </w:r>
      <w:r w:rsidR="1C166742" w:rsidRPr="5A6C3A9B">
        <w:rPr>
          <w:rFonts w:ascii="Courier New" w:eastAsia="Courier New" w:hAnsi="Courier New" w:cs="Courier New"/>
        </w:rPr>
        <w:t>from posting date of the material document.</w:t>
      </w:r>
    </w:p>
    <w:p w14:paraId="6C106C22" w14:textId="42D140C9" w:rsidR="5A6C3A9B" w:rsidRDefault="5A6C3A9B" w:rsidP="5A6C3A9B">
      <w:pPr>
        <w:rPr>
          <w:rFonts w:ascii="Courier New" w:eastAsia="Courier New" w:hAnsi="Courier New" w:cs="Courier New"/>
        </w:rPr>
      </w:pPr>
    </w:p>
    <w:tbl>
      <w:tblPr>
        <w:tblW w:w="0" w:type="auto"/>
        <w:tblInd w:w="105" w:type="dxa"/>
        <w:tblLook w:val="04A0" w:firstRow="1" w:lastRow="0" w:firstColumn="1" w:lastColumn="0" w:noHBand="0" w:noVBand="1"/>
      </w:tblPr>
      <w:tblGrid>
        <w:gridCol w:w="2044"/>
        <w:gridCol w:w="7195"/>
      </w:tblGrid>
      <w:tr w:rsidR="5A6C3A9B" w14:paraId="3D8FD458" w14:textId="77777777" w:rsidTr="5A6C3A9B">
        <w:trPr>
          <w:trHeight w:val="315"/>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87D98FB"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lastRenderedPageBreak/>
              <w:t>Object Type</w:t>
            </w:r>
          </w:p>
        </w:tc>
        <w:tc>
          <w:tcPr>
            <w:tcW w:w="7290" w:type="dxa"/>
            <w:tcBorders>
              <w:top w:val="single" w:sz="6" w:space="0" w:color="auto"/>
              <w:left w:val="single" w:sz="6" w:space="0" w:color="auto"/>
              <w:bottom w:val="single" w:sz="6" w:space="0" w:color="auto"/>
              <w:right w:val="single" w:sz="6" w:space="0" w:color="auto"/>
            </w:tcBorders>
            <w:vAlign w:val="center"/>
          </w:tcPr>
          <w:p w14:paraId="1E0CAD75"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Program</w:t>
            </w:r>
          </w:p>
        </w:tc>
      </w:tr>
      <w:tr w:rsidR="5A6C3A9B" w14:paraId="589D1B25" w14:textId="77777777" w:rsidTr="5A6C3A9B">
        <w:trPr>
          <w:trHeight w:val="345"/>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68B2F81"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Object Name</w:t>
            </w:r>
          </w:p>
        </w:tc>
        <w:tc>
          <w:tcPr>
            <w:tcW w:w="7290" w:type="dxa"/>
            <w:tcBorders>
              <w:top w:val="single" w:sz="6" w:space="0" w:color="auto"/>
              <w:left w:val="single" w:sz="6" w:space="0" w:color="auto"/>
              <w:bottom w:val="single" w:sz="6" w:space="0" w:color="auto"/>
              <w:right w:val="single" w:sz="6" w:space="0" w:color="auto"/>
            </w:tcBorders>
            <w:vAlign w:val="center"/>
          </w:tcPr>
          <w:p w14:paraId="254B977F"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ZAVGR000</w:t>
            </w:r>
          </w:p>
        </w:tc>
      </w:tr>
      <w:tr w:rsidR="5A6C3A9B" w14:paraId="2E8305F2" w14:textId="77777777" w:rsidTr="5A6C3A9B">
        <w:trPr>
          <w:trHeight w:val="465"/>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7F0041D"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Object Description</w:t>
            </w:r>
          </w:p>
        </w:tc>
        <w:tc>
          <w:tcPr>
            <w:tcW w:w="7290" w:type="dxa"/>
            <w:tcBorders>
              <w:top w:val="single" w:sz="6" w:space="0" w:color="auto"/>
              <w:left w:val="single" w:sz="6" w:space="0" w:color="auto"/>
              <w:bottom w:val="single" w:sz="6" w:space="0" w:color="auto"/>
              <w:right w:val="single" w:sz="6" w:space="0" w:color="auto"/>
            </w:tcBorders>
            <w:vAlign w:val="center"/>
          </w:tcPr>
          <w:p w14:paraId="20CE0624"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Purchase Price Variance Finance Report</w:t>
            </w:r>
          </w:p>
        </w:tc>
      </w:tr>
      <w:tr w:rsidR="5A6C3A9B" w14:paraId="610BCF2C" w14:textId="77777777" w:rsidTr="5A6C3A9B">
        <w:trPr>
          <w:trHeight w:val="330"/>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1E78C0B"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Development Class</w:t>
            </w:r>
          </w:p>
        </w:tc>
        <w:tc>
          <w:tcPr>
            <w:tcW w:w="7290" w:type="dxa"/>
            <w:tcBorders>
              <w:top w:val="single" w:sz="6" w:space="0" w:color="auto"/>
              <w:left w:val="single" w:sz="6" w:space="0" w:color="auto"/>
              <w:bottom w:val="single" w:sz="6" w:space="0" w:color="auto"/>
              <w:right w:val="single" w:sz="6" w:space="0" w:color="auto"/>
            </w:tcBorders>
            <w:vAlign w:val="center"/>
          </w:tcPr>
          <w:p w14:paraId="51565430"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ZAVG</w:t>
            </w:r>
          </w:p>
        </w:tc>
      </w:tr>
      <w:tr w:rsidR="5A6C3A9B" w14:paraId="5D237C4E" w14:textId="77777777" w:rsidTr="5A6C3A9B">
        <w:trPr>
          <w:trHeight w:val="345"/>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4677C3A"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Transaction Code</w:t>
            </w:r>
          </w:p>
        </w:tc>
        <w:tc>
          <w:tcPr>
            <w:tcW w:w="7290" w:type="dxa"/>
            <w:tcBorders>
              <w:top w:val="single" w:sz="6" w:space="0" w:color="auto"/>
              <w:left w:val="single" w:sz="6" w:space="0" w:color="auto"/>
              <w:bottom w:val="single" w:sz="6" w:space="0" w:color="auto"/>
              <w:right w:val="single" w:sz="6" w:space="0" w:color="auto"/>
            </w:tcBorders>
            <w:vAlign w:val="center"/>
          </w:tcPr>
          <w:p w14:paraId="7885A9E7"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ZAVGR000</w:t>
            </w:r>
          </w:p>
        </w:tc>
      </w:tr>
      <w:tr w:rsidR="5A6C3A9B" w14:paraId="391D78D1" w14:textId="77777777" w:rsidTr="5A6C3A9B">
        <w:trPr>
          <w:trHeight w:val="330"/>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131E568"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Message Class</w:t>
            </w:r>
          </w:p>
        </w:tc>
        <w:tc>
          <w:tcPr>
            <w:tcW w:w="7290" w:type="dxa"/>
            <w:tcBorders>
              <w:top w:val="single" w:sz="6" w:space="0" w:color="auto"/>
              <w:left w:val="single" w:sz="6" w:space="0" w:color="auto"/>
              <w:bottom w:val="single" w:sz="6" w:space="0" w:color="auto"/>
              <w:right w:val="single" w:sz="6" w:space="0" w:color="auto"/>
            </w:tcBorders>
            <w:vAlign w:val="center"/>
          </w:tcPr>
          <w:p w14:paraId="36052E44" w14:textId="77777777" w:rsidR="5A6C3A9B" w:rsidRDefault="5A6C3A9B" w:rsidP="5A6C3A9B">
            <w:pPr>
              <w:spacing w:before="40" w:after="40"/>
              <w:ind w:left="72"/>
              <w:rPr>
                <w:rFonts w:ascii="Verdana" w:eastAsia="Verdana" w:hAnsi="Verdana" w:cs="Verdana"/>
                <w:color w:val="0000FF"/>
                <w:sz w:val="20"/>
                <w:szCs w:val="20"/>
              </w:rPr>
            </w:pPr>
          </w:p>
        </w:tc>
      </w:tr>
      <w:tr w:rsidR="5A6C3A9B" w14:paraId="7A1A7D98" w14:textId="77777777" w:rsidTr="5A6C3A9B">
        <w:trPr>
          <w:trHeight w:val="420"/>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3D46E8CB"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Other Relevant Information</w:t>
            </w:r>
          </w:p>
        </w:tc>
        <w:tc>
          <w:tcPr>
            <w:tcW w:w="7290" w:type="dxa"/>
            <w:tcBorders>
              <w:top w:val="single" w:sz="6" w:space="0" w:color="auto"/>
              <w:left w:val="single" w:sz="6" w:space="0" w:color="auto"/>
              <w:bottom w:val="single" w:sz="6" w:space="0" w:color="auto"/>
              <w:right w:val="single" w:sz="6" w:space="0" w:color="auto"/>
            </w:tcBorders>
            <w:vAlign w:val="center"/>
          </w:tcPr>
          <w:p w14:paraId="0EB4A18E"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ZAV</w:t>
            </w:r>
          </w:p>
        </w:tc>
      </w:tr>
      <w:tr w:rsidR="5A6C3A9B" w14:paraId="7B348A65" w14:textId="77777777" w:rsidTr="5A6C3A9B">
        <w:trPr>
          <w:trHeight w:val="420"/>
        </w:trPr>
        <w:tc>
          <w:tcPr>
            <w:tcW w:w="2055"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1857445" w14:textId="77777777" w:rsidR="5A6C3A9B" w:rsidRDefault="5A6C3A9B" w:rsidP="5A6C3A9B">
            <w:pPr>
              <w:pStyle w:val="Tablehead"/>
              <w:rPr>
                <w:rFonts w:ascii="Arial" w:eastAsia="Arial" w:hAnsi="Arial" w:cs="Arial"/>
                <w:sz w:val="20"/>
                <w:szCs w:val="20"/>
              </w:rPr>
            </w:pPr>
            <w:r w:rsidRPr="5A6C3A9B">
              <w:rPr>
                <w:rFonts w:ascii="Arial" w:eastAsia="Arial" w:hAnsi="Arial" w:cs="Arial"/>
                <w:b w:val="0"/>
                <w:bCs w:val="0"/>
                <w:sz w:val="20"/>
                <w:szCs w:val="20"/>
              </w:rPr>
              <w:t>Other Relevant Information</w:t>
            </w:r>
          </w:p>
        </w:tc>
        <w:tc>
          <w:tcPr>
            <w:tcW w:w="7290" w:type="dxa"/>
            <w:tcBorders>
              <w:top w:val="single" w:sz="6" w:space="0" w:color="auto"/>
              <w:left w:val="single" w:sz="6" w:space="0" w:color="auto"/>
              <w:bottom w:val="single" w:sz="6" w:space="0" w:color="auto"/>
              <w:right w:val="single" w:sz="6" w:space="0" w:color="auto"/>
            </w:tcBorders>
            <w:vAlign w:val="center"/>
          </w:tcPr>
          <w:p w14:paraId="5AE8F0F1" w14:textId="77777777" w:rsidR="5A6C3A9B" w:rsidRDefault="5A6C3A9B" w:rsidP="5A6C3A9B">
            <w:pPr>
              <w:spacing w:before="40" w:after="40"/>
              <w:ind w:left="72"/>
              <w:rPr>
                <w:rFonts w:ascii="Verdana" w:eastAsia="Verdana" w:hAnsi="Verdana" w:cs="Verdana"/>
                <w:color w:val="0000FF"/>
                <w:sz w:val="20"/>
                <w:szCs w:val="20"/>
              </w:rPr>
            </w:pPr>
            <w:r w:rsidRPr="5A6C3A9B">
              <w:rPr>
                <w:rStyle w:val="Instructions"/>
                <w:rFonts w:eastAsia="Verdana" w:cs="Verdana"/>
              </w:rPr>
              <w:t>Made changes or enhanced new logic to generate PPV report for Sub-Con Pos.</w:t>
            </w:r>
          </w:p>
        </w:tc>
      </w:tr>
    </w:tbl>
    <w:p w14:paraId="558D8BF9" w14:textId="15630C1F" w:rsidR="5A6C3A9B" w:rsidRDefault="5A6C3A9B" w:rsidP="5A6C3A9B">
      <w:pPr>
        <w:rPr>
          <w:rFonts w:ascii="Courier New" w:eastAsia="Courier New" w:hAnsi="Courier New" w:cs="Courier New"/>
        </w:rPr>
      </w:pPr>
    </w:p>
    <w:p w14:paraId="7E9ABD18" w14:textId="076EFF5D" w:rsidR="5A6C3A9B" w:rsidRDefault="5A6C3A9B" w:rsidP="5A6C3A9B">
      <w:pPr>
        <w:rPr>
          <w:rFonts w:ascii="Courier New" w:eastAsia="Courier New" w:hAnsi="Courier New" w:cs="Courier New"/>
        </w:rPr>
      </w:pPr>
    </w:p>
    <w:p w14:paraId="46C3A0BA" w14:textId="21A94C09" w:rsidR="1726FDCC" w:rsidRDefault="1726FDCC" w:rsidP="5A6C3A9B">
      <w:r>
        <w:rPr>
          <w:noProof/>
        </w:rPr>
        <w:drawing>
          <wp:inline distT="0" distB="0" distL="0" distR="0" wp14:anchorId="59AE29D7" wp14:editId="33DACC39">
            <wp:extent cx="5943600" cy="1752600"/>
            <wp:effectExtent l="0" t="0" r="0" b="0"/>
            <wp:docPr id="1761364748" name="Picture 176136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3C510A75" w14:textId="2854775C" w:rsidR="27B0FFFF" w:rsidRDefault="27B0FFFF" w:rsidP="5A6C3A9B">
      <w:r>
        <w:rPr>
          <w:noProof/>
        </w:rPr>
        <w:drawing>
          <wp:inline distT="0" distB="0" distL="0" distR="0" wp14:anchorId="05B0D926" wp14:editId="5F7D6384">
            <wp:extent cx="5943600" cy="3190875"/>
            <wp:effectExtent l="0" t="0" r="0" b="0"/>
            <wp:docPr id="1798757007" name="Picture 179875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454D7975" w14:textId="4FE19C56" w:rsidR="5A6C3A9B" w:rsidRDefault="5A6C3A9B" w:rsidP="5A6C3A9B">
      <w:pPr>
        <w:rPr>
          <w:rFonts w:ascii="Courier New" w:eastAsia="Courier New" w:hAnsi="Courier New" w:cs="Courier New"/>
        </w:rPr>
      </w:pPr>
    </w:p>
    <w:p w14:paraId="2A973CFE" w14:textId="09DCDA3C" w:rsidR="6AA180CA" w:rsidRDefault="6AA180CA" w:rsidP="6E84FC51">
      <w:pPr>
        <w:rPr>
          <w:rFonts w:ascii="Courier New" w:eastAsia="Courier New" w:hAnsi="Courier New" w:cs="Courier New"/>
        </w:rPr>
      </w:pPr>
      <w:r w:rsidRPr="6E84FC51">
        <w:rPr>
          <w:rFonts w:ascii="Courier New" w:eastAsia="Courier New" w:hAnsi="Courier New" w:cs="Courier New"/>
          <w:b/>
          <w:bCs/>
        </w:rPr>
        <w:t>Issue 2:</w:t>
      </w:r>
      <w:r w:rsidRPr="6E84FC51">
        <w:rPr>
          <w:rFonts w:ascii="Courier New" w:eastAsia="Courier New" w:hAnsi="Courier New" w:cs="Courier New"/>
        </w:rPr>
        <w:t xml:space="preserve"> added the SAVE option for ALV Layout and Print Options</w:t>
      </w:r>
    </w:p>
    <w:p w14:paraId="356B82D9" w14:textId="425CCC27" w:rsidR="6E84FC51" w:rsidRDefault="6E84FC51" w:rsidP="6E84FC51">
      <w:pPr>
        <w:rPr>
          <w:rFonts w:ascii="Courier New" w:eastAsia="Courier New" w:hAnsi="Courier New" w:cs="Courier New"/>
        </w:rPr>
      </w:pPr>
    </w:p>
    <w:p w14:paraId="68D56436" w14:textId="25292205" w:rsidR="7C058BA6" w:rsidRDefault="7C058BA6" w:rsidP="6E84FC51">
      <w:r>
        <w:rPr>
          <w:noProof/>
        </w:rPr>
        <w:drawing>
          <wp:inline distT="0" distB="0" distL="0" distR="0" wp14:anchorId="5CBAEE8D" wp14:editId="23982A79">
            <wp:extent cx="5943600" cy="1876425"/>
            <wp:effectExtent l="0" t="0" r="0" b="0"/>
            <wp:docPr id="2085526466" name="Picture 208552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44FB6719" w14:textId="782EF302" w:rsidR="6E84FC51" w:rsidRDefault="6E84FC51" w:rsidP="6E84FC51">
      <w:pPr>
        <w:rPr>
          <w:rFonts w:ascii="Courier New" w:eastAsia="Courier New" w:hAnsi="Courier New" w:cs="Courier New"/>
        </w:rPr>
      </w:pPr>
    </w:p>
    <w:p w14:paraId="1A34F55D" w14:textId="50E31AF9" w:rsidR="6E84FC51" w:rsidRDefault="6E84FC51" w:rsidP="6E84FC51">
      <w:pPr>
        <w:rPr>
          <w:rFonts w:ascii="Courier New" w:eastAsia="Courier New" w:hAnsi="Courier New" w:cs="Courier New"/>
        </w:rPr>
      </w:pPr>
    </w:p>
    <w:p w14:paraId="0A40E9FC" w14:textId="0A4BB6FF" w:rsidR="6E84FC51" w:rsidRDefault="6E84FC51" w:rsidP="6E84FC51">
      <w:pPr>
        <w:rPr>
          <w:rFonts w:ascii="Courier New" w:eastAsia="Courier New" w:hAnsi="Courier New" w:cs="Courier New"/>
        </w:rPr>
      </w:pPr>
    </w:p>
    <w:p w14:paraId="024500AC" w14:textId="6D84F190" w:rsidR="1D6AD969" w:rsidRDefault="1D6AD969" w:rsidP="5A6C3A9B">
      <w:pPr>
        <w:rPr>
          <w:rFonts w:ascii="Helvetica" w:hAnsi="Helvetica" w:cs="Helvetica"/>
          <w:color w:val="455464"/>
          <w:sz w:val="18"/>
          <w:szCs w:val="18"/>
          <w:shd w:val="clear" w:color="auto" w:fill="FFFFFF"/>
        </w:rPr>
      </w:pPr>
      <w:r w:rsidRPr="5A6C3A9B">
        <w:rPr>
          <w:rFonts w:ascii="Courier New" w:eastAsia="Courier New" w:hAnsi="Courier New" w:cs="Courier New"/>
          <w:b/>
          <w:bCs/>
          <w:highlight w:val="yellow"/>
        </w:rPr>
        <w:t xml:space="preserve">} End of </w:t>
      </w:r>
      <w:r w:rsidRPr="5A6C3A9B">
        <w:rPr>
          <w:rFonts w:ascii="Courier New" w:eastAsia="Courier New" w:hAnsi="Courier New" w:cs="Courier New"/>
          <w:b/>
          <w:bCs/>
          <w:i/>
          <w:iCs/>
          <w:color w:val="808080" w:themeColor="background1" w:themeShade="80"/>
          <w:highlight w:val="yellow"/>
        </w:rPr>
        <w:t>PCR029425-</w:t>
      </w:r>
      <w:r w:rsidR="00033B92" w:rsidRPr="00033B92">
        <w:rPr>
          <w:rFonts w:ascii="Helvetica" w:hAnsi="Helvetica" w:cs="Helvetica"/>
          <w:color w:val="455464"/>
          <w:sz w:val="18"/>
          <w:szCs w:val="18"/>
          <w:shd w:val="clear" w:color="auto" w:fill="FFFFFF"/>
        </w:rPr>
        <w:t xml:space="preserve"> </w:t>
      </w:r>
      <w:r w:rsidR="00033B92" w:rsidRPr="00E031B9">
        <w:rPr>
          <w:rFonts w:ascii="Helvetica" w:hAnsi="Helvetica" w:cs="Helvetica"/>
          <w:color w:val="455464"/>
          <w:sz w:val="18"/>
          <w:szCs w:val="18"/>
          <w:shd w:val="clear" w:color="auto" w:fill="FFFFFF"/>
        </w:rPr>
        <w:t>INC06340089</w:t>
      </w:r>
    </w:p>
    <w:p w14:paraId="20340EC9" w14:textId="0827F709" w:rsidR="003B63C9" w:rsidRDefault="003B63C9" w:rsidP="5A6C3A9B">
      <w:pPr>
        <w:rPr>
          <w:rFonts w:ascii="Helvetica" w:hAnsi="Helvetica" w:cs="Helvetica"/>
          <w:color w:val="455464"/>
          <w:sz w:val="18"/>
          <w:szCs w:val="18"/>
          <w:shd w:val="clear" w:color="auto" w:fill="FFFFFF"/>
        </w:rPr>
      </w:pPr>
    </w:p>
    <w:p w14:paraId="003CC8B9" w14:textId="36ED1A61" w:rsidR="003B63C9" w:rsidRDefault="003B63C9" w:rsidP="5A6C3A9B">
      <w:pPr>
        <w:rPr>
          <w:rFonts w:ascii="Helvetica" w:hAnsi="Helvetica" w:cs="Helvetica"/>
          <w:color w:val="455464"/>
          <w:sz w:val="18"/>
          <w:szCs w:val="18"/>
          <w:shd w:val="clear" w:color="auto" w:fill="FFFFFF"/>
        </w:rPr>
      </w:pPr>
    </w:p>
    <w:p w14:paraId="4119C56B" w14:textId="14B77B5B" w:rsidR="003B63C9" w:rsidRDefault="003B63C9" w:rsidP="5A6C3A9B">
      <w:pPr>
        <w:rPr>
          <w:rFonts w:ascii="Helvetica" w:hAnsi="Helvetica" w:cs="Helvetica"/>
          <w:color w:val="455464"/>
          <w:sz w:val="18"/>
          <w:szCs w:val="18"/>
          <w:shd w:val="clear" w:color="auto" w:fill="FFFFFF"/>
        </w:rPr>
      </w:pPr>
    </w:p>
    <w:p w14:paraId="5E041199" w14:textId="77777777" w:rsidR="003B63C9" w:rsidRDefault="003B63C9" w:rsidP="5A6C3A9B">
      <w:pPr>
        <w:rPr>
          <w:rFonts w:ascii="Courier New" w:eastAsia="Courier New" w:hAnsi="Courier New" w:cs="Courier New"/>
          <w:b/>
          <w:bCs/>
          <w:i/>
          <w:iCs/>
          <w:color w:val="808080" w:themeColor="background1" w:themeShade="80"/>
          <w:highlight w:val="yellow"/>
        </w:rPr>
      </w:pPr>
    </w:p>
    <w:p w14:paraId="05E967BC" w14:textId="06DBF496" w:rsidR="65833FCF" w:rsidRDefault="65833FCF" w:rsidP="65833FCF">
      <w:pPr>
        <w:rPr>
          <w:rFonts w:ascii="Courier New" w:eastAsia="Courier New" w:hAnsi="Courier New" w:cs="Courier New"/>
          <w:i/>
          <w:iCs/>
          <w:color w:val="808080" w:themeColor="background1" w:themeShade="80"/>
          <w:sz w:val="20"/>
          <w:szCs w:val="20"/>
        </w:rPr>
      </w:pPr>
    </w:p>
    <w:p w14:paraId="690C8E77" w14:textId="77777777" w:rsidR="003B63C9" w:rsidRPr="006F7505" w:rsidRDefault="003B63C9" w:rsidP="003B63C9">
      <w:pPr>
        <w:pStyle w:val="Heading1"/>
        <w:numPr>
          <w:ilvl w:val="0"/>
          <w:numId w:val="0"/>
        </w:numPr>
        <w:rPr>
          <w:rFonts w:ascii="Calibri" w:hAnsi="Calibri" w:cs="Calibri"/>
          <w:sz w:val="32"/>
          <w:szCs w:val="32"/>
        </w:rPr>
      </w:pPr>
      <w:r w:rsidRPr="006F7505">
        <w:rPr>
          <w:rFonts w:ascii="Calibri" w:hAnsi="Calibri" w:cs="Calibri"/>
          <w:sz w:val="32"/>
          <w:szCs w:val="32"/>
        </w:rPr>
        <w:t>Technical Section</w:t>
      </w:r>
    </w:p>
    <w:p w14:paraId="21C252C9" w14:textId="77777777" w:rsidR="003B63C9" w:rsidRPr="003E0C5F" w:rsidRDefault="003B63C9" w:rsidP="003B63C9">
      <w:pPr>
        <w:rPr>
          <w:rFonts w:ascii="Calibri" w:hAnsi="Calibri" w:cs="Calibri"/>
        </w:rPr>
      </w:pPr>
    </w:p>
    <w:tbl>
      <w:tblPr>
        <w:tblW w:w="928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642"/>
        <w:gridCol w:w="1642"/>
        <w:gridCol w:w="1954"/>
        <w:gridCol w:w="4050"/>
      </w:tblGrid>
      <w:tr w:rsidR="003B63C9" w:rsidRPr="003E0C5F" w14:paraId="74602D4F" w14:textId="77777777" w:rsidTr="00726313">
        <w:tc>
          <w:tcPr>
            <w:tcW w:w="1642" w:type="dxa"/>
            <w:tcBorders>
              <w:top w:val="single" w:sz="6" w:space="0" w:color="auto"/>
              <w:left w:val="double" w:sz="6" w:space="0" w:color="auto"/>
              <w:bottom w:val="single" w:sz="6" w:space="0" w:color="auto"/>
              <w:right w:val="nil"/>
            </w:tcBorders>
            <w:shd w:val="clear" w:color="auto" w:fill="C0C0C0"/>
          </w:tcPr>
          <w:p w14:paraId="36EE9D8C" w14:textId="77777777" w:rsidR="003B63C9" w:rsidRPr="003E0C5F" w:rsidRDefault="003B63C9" w:rsidP="00726313">
            <w:pPr>
              <w:jc w:val="center"/>
              <w:rPr>
                <w:rFonts w:ascii="Calibri" w:hAnsi="Calibri" w:cs="Calibri"/>
                <w:b/>
              </w:rPr>
            </w:pPr>
            <w:r w:rsidRPr="003E0C5F">
              <w:rPr>
                <w:rFonts w:ascii="Calibri" w:hAnsi="Calibri" w:cs="Calibri"/>
                <w:b/>
              </w:rPr>
              <w:t>Version #</w:t>
            </w:r>
          </w:p>
        </w:tc>
        <w:tc>
          <w:tcPr>
            <w:tcW w:w="1642" w:type="dxa"/>
            <w:tcBorders>
              <w:top w:val="single" w:sz="6" w:space="0" w:color="auto"/>
              <w:left w:val="double" w:sz="6" w:space="0" w:color="auto"/>
              <w:bottom w:val="single" w:sz="6" w:space="0" w:color="auto"/>
              <w:right w:val="nil"/>
            </w:tcBorders>
            <w:shd w:val="clear" w:color="auto" w:fill="C0C0C0"/>
          </w:tcPr>
          <w:p w14:paraId="7B1EC3FF" w14:textId="77777777" w:rsidR="003B63C9" w:rsidRPr="003E0C5F" w:rsidRDefault="003B63C9" w:rsidP="00726313">
            <w:pPr>
              <w:jc w:val="center"/>
              <w:rPr>
                <w:rFonts w:ascii="Calibri" w:hAnsi="Calibri" w:cs="Calibri"/>
                <w:b/>
              </w:rPr>
            </w:pPr>
            <w:r w:rsidRPr="003E0C5F">
              <w:rPr>
                <w:rFonts w:ascii="Calibri" w:hAnsi="Calibri" w:cs="Calibri"/>
                <w:b/>
              </w:rPr>
              <w:t>Date Modified</w:t>
            </w:r>
          </w:p>
        </w:tc>
        <w:tc>
          <w:tcPr>
            <w:tcW w:w="1954" w:type="dxa"/>
            <w:tcBorders>
              <w:top w:val="single" w:sz="6" w:space="0" w:color="auto"/>
              <w:left w:val="single" w:sz="6" w:space="0" w:color="auto"/>
              <w:bottom w:val="single" w:sz="6" w:space="0" w:color="auto"/>
              <w:right w:val="nil"/>
            </w:tcBorders>
            <w:shd w:val="clear" w:color="auto" w:fill="C0C0C0"/>
          </w:tcPr>
          <w:p w14:paraId="6651FA0E" w14:textId="77777777" w:rsidR="003B63C9" w:rsidRDefault="003B63C9" w:rsidP="00726313">
            <w:pPr>
              <w:jc w:val="center"/>
              <w:rPr>
                <w:rFonts w:ascii="Calibri" w:hAnsi="Calibri" w:cs="Calibri"/>
                <w:b/>
              </w:rPr>
            </w:pPr>
            <w:r w:rsidRPr="003E0C5F">
              <w:rPr>
                <w:rFonts w:ascii="Calibri" w:hAnsi="Calibri" w:cs="Calibri"/>
                <w:b/>
              </w:rPr>
              <w:t>Modified By</w:t>
            </w:r>
            <w:r>
              <w:rPr>
                <w:rFonts w:ascii="Calibri" w:hAnsi="Calibri" w:cs="Calibri"/>
                <w:b/>
              </w:rPr>
              <w:t xml:space="preserve"> </w:t>
            </w:r>
          </w:p>
          <w:p w14:paraId="71F2E4FE" w14:textId="77777777" w:rsidR="003B63C9" w:rsidRPr="008339B6" w:rsidRDefault="003B63C9" w:rsidP="00726313">
            <w:pPr>
              <w:jc w:val="center"/>
              <w:rPr>
                <w:rFonts w:ascii="Calibri" w:hAnsi="Calibri" w:cs="Calibri"/>
                <w:b/>
                <w:color w:val="FF0000"/>
              </w:rPr>
            </w:pPr>
            <w:r w:rsidRPr="005D4BED">
              <w:rPr>
                <w:rFonts w:ascii="Calibri" w:hAnsi="Calibri" w:cs="Calibri"/>
                <w:b/>
              </w:rPr>
              <w:t>(Name and Employee ID)</w:t>
            </w:r>
          </w:p>
        </w:tc>
        <w:tc>
          <w:tcPr>
            <w:tcW w:w="4050" w:type="dxa"/>
            <w:tcBorders>
              <w:top w:val="single" w:sz="6" w:space="0" w:color="auto"/>
              <w:left w:val="single" w:sz="6" w:space="0" w:color="auto"/>
              <w:bottom w:val="single" w:sz="6" w:space="0" w:color="auto"/>
              <w:right w:val="double" w:sz="6" w:space="0" w:color="auto"/>
            </w:tcBorders>
            <w:shd w:val="clear" w:color="auto" w:fill="C0C0C0"/>
          </w:tcPr>
          <w:p w14:paraId="0E47D26C" w14:textId="77777777" w:rsidR="003B63C9" w:rsidRPr="003E0C5F" w:rsidRDefault="003B63C9" w:rsidP="00726313">
            <w:pPr>
              <w:jc w:val="center"/>
              <w:rPr>
                <w:rFonts w:ascii="Calibri" w:hAnsi="Calibri" w:cs="Calibri"/>
                <w:b/>
              </w:rPr>
            </w:pPr>
            <w:r w:rsidRPr="005D4BED">
              <w:rPr>
                <w:rFonts w:ascii="Calibri" w:hAnsi="Calibri" w:cs="Calibri"/>
                <w:b/>
              </w:rPr>
              <w:t>&lt;PCR number&gt; -</w:t>
            </w:r>
            <w:r w:rsidRPr="00486BAC">
              <w:rPr>
                <w:rFonts w:ascii="Calibri" w:hAnsi="Calibri" w:cs="Calibri"/>
                <w:b/>
              </w:rPr>
              <w:t xml:space="preserve"> </w:t>
            </w:r>
            <w:r w:rsidRPr="003E0C5F">
              <w:rPr>
                <w:rFonts w:ascii="Calibri" w:hAnsi="Calibri" w:cs="Calibri"/>
                <w:b/>
              </w:rPr>
              <w:t>Brief Description of Change</w:t>
            </w:r>
          </w:p>
        </w:tc>
      </w:tr>
      <w:tr w:rsidR="003B63C9" w:rsidRPr="003E0C5F" w14:paraId="1EB9B928" w14:textId="77777777" w:rsidTr="00726313">
        <w:tc>
          <w:tcPr>
            <w:tcW w:w="1642" w:type="dxa"/>
            <w:tcBorders>
              <w:top w:val="single" w:sz="6" w:space="0" w:color="auto"/>
              <w:left w:val="double" w:sz="6" w:space="0" w:color="auto"/>
              <w:bottom w:val="single" w:sz="6" w:space="0" w:color="auto"/>
              <w:right w:val="single" w:sz="6" w:space="0" w:color="auto"/>
            </w:tcBorders>
          </w:tcPr>
          <w:p w14:paraId="28B712C2" w14:textId="0DEAA5ED" w:rsidR="003B63C9" w:rsidRPr="003E0C5F" w:rsidRDefault="003B63C9" w:rsidP="00726313">
            <w:pPr>
              <w:jc w:val="center"/>
              <w:rPr>
                <w:rFonts w:ascii="Calibri" w:hAnsi="Calibri" w:cs="Calibri"/>
              </w:rPr>
            </w:pPr>
            <w:r>
              <w:rPr>
                <w:rFonts w:ascii="Calibri" w:hAnsi="Calibri" w:cs="Calibri"/>
              </w:rPr>
              <w:t>V6</w:t>
            </w:r>
            <w:r w:rsidRPr="003E0C5F">
              <w:rPr>
                <w:rFonts w:ascii="Calibri" w:hAnsi="Calibri" w:cs="Calibri"/>
              </w:rPr>
              <w:t>.0</w:t>
            </w:r>
          </w:p>
        </w:tc>
        <w:tc>
          <w:tcPr>
            <w:tcW w:w="1642" w:type="dxa"/>
            <w:tcBorders>
              <w:top w:val="single" w:sz="6" w:space="0" w:color="auto"/>
              <w:left w:val="double" w:sz="6" w:space="0" w:color="auto"/>
              <w:bottom w:val="single" w:sz="6" w:space="0" w:color="auto"/>
              <w:right w:val="single" w:sz="6" w:space="0" w:color="auto"/>
            </w:tcBorders>
          </w:tcPr>
          <w:p w14:paraId="1257550D" w14:textId="6211A5D7" w:rsidR="003B63C9" w:rsidRPr="003E0C5F" w:rsidRDefault="003B63C9" w:rsidP="00726313">
            <w:pPr>
              <w:rPr>
                <w:rFonts w:ascii="Calibri" w:hAnsi="Calibri" w:cs="Calibri"/>
              </w:rPr>
            </w:pPr>
            <w:r>
              <w:rPr>
                <w:rFonts w:ascii="Calibri" w:hAnsi="Calibri" w:cs="Calibri"/>
              </w:rPr>
              <w:t>03/23/2021</w:t>
            </w:r>
          </w:p>
        </w:tc>
        <w:tc>
          <w:tcPr>
            <w:tcW w:w="1954" w:type="dxa"/>
            <w:tcBorders>
              <w:top w:val="single" w:sz="6" w:space="0" w:color="auto"/>
              <w:left w:val="single" w:sz="6" w:space="0" w:color="auto"/>
              <w:bottom w:val="single" w:sz="6" w:space="0" w:color="auto"/>
              <w:right w:val="single" w:sz="6" w:space="0" w:color="auto"/>
            </w:tcBorders>
          </w:tcPr>
          <w:p w14:paraId="3B668C85" w14:textId="77777777" w:rsidR="003B63C9" w:rsidRPr="003E0C5F" w:rsidRDefault="003B63C9" w:rsidP="00726313">
            <w:pPr>
              <w:rPr>
                <w:rFonts w:ascii="Calibri" w:hAnsi="Calibri" w:cs="Calibri"/>
              </w:rPr>
            </w:pPr>
            <w:proofErr w:type="spellStart"/>
            <w:r>
              <w:rPr>
                <w:rFonts w:ascii="Calibri" w:hAnsi="Calibri" w:cs="Calibri"/>
              </w:rPr>
              <w:t>SunilKumar</w:t>
            </w:r>
            <w:proofErr w:type="spellEnd"/>
            <w:r>
              <w:rPr>
                <w:rFonts w:ascii="Calibri" w:hAnsi="Calibri" w:cs="Calibri"/>
              </w:rPr>
              <w:t xml:space="preserve"> Patti</w:t>
            </w:r>
          </w:p>
        </w:tc>
        <w:tc>
          <w:tcPr>
            <w:tcW w:w="4050" w:type="dxa"/>
            <w:tcBorders>
              <w:top w:val="single" w:sz="6" w:space="0" w:color="auto"/>
              <w:left w:val="single" w:sz="6" w:space="0" w:color="auto"/>
              <w:bottom w:val="single" w:sz="6" w:space="0" w:color="auto"/>
              <w:right w:val="double" w:sz="6" w:space="0" w:color="auto"/>
            </w:tcBorders>
          </w:tcPr>
          <w:p w14:paraId="68299804" w14:textId="302C259D" w:rsidR="003B63C9" w:rsidRPr="003E0C5F" w:rsidRDefault="003B63C9" w:rsidP="00726313">
            <w:pPr>
              <w:rPr>
                <w:rFonts w:ascii="Calibri" w:hAnsi="Calibri" w:cs="Calibri"/>
              </w:rPr>
            </w:pPr>
            <w:r>
              <w:rPr>
                <w:rFonts w:ascii="Calibri" w:hAnsi="Calibri" w:cs="Calibri"/>
              </w:rPr>
              <w:t>PCR034478_ Bugfix</w:t>
            </w:r>
          </w:p>
        </w:tc>
      </w:tr>
      <w:tr w:rsidR="003B63C9" w:rsidRPr="003E0C5F" w14:paraId="72EDD6FF" w14:textId="77777777" w:rsidTr="00726313">
        <w:tc>
          <w:tcPr>
            <w:tcW w:w="1642" w:type="dxa"/>
            <w:tcBorders>
              <w:top w:val="single" w:sz="6" w:space="0" w:color="auto"/>
              <w:left w:val="double" w:sz="6" w:space="0" w:color="auto"/>
              <w:bottom w:val="single" w:sz="6" w:space="0" w:color="auto"/>
              <w:right w:val="single" w:sz="6" w:space="0" w:color="auto"/>
            </w:tcBorders>
          </w:tcPr>
          <w:p w14:paraId="5600F5FE" w14:textId="77777777" w:rsidR="003B63C9" w:rsidRDefault="003B63C9" w:rsidP="00726313">
            <w:pPr>
              <w:jc w:val="center"/>
              <w:rPr>
                <w:rFonts w:ascii="Calibri" w:hAnsi="Calibri" w:cs="Calibri"/>
              </w:rPr>
            </w:pPr>
          </w:p>
        </w:tc>
        <w:tc>
          <w:tcPr>
            <w:tcW w:w="1642" w:type="dxa"/>
            <w:tcBorders>
              <w:top w:val="single" w:sz="6" w:space="0" w:color="auto"/>
              <w:left w:val="double" w:sz="6" w:space="0" w:color="auto"/>
              <w:bottom w:val="single" w:sz="6" w:space="0" w:color="auto"/>
              <w:right w:val="single" w:sz="6" w:space="0" w:color="auto"/>
            </w:tcBorders>
          </w:tcPr>
          <w:p w14:paraId="7DE9EF88" w14:textId="77777777" w:rsidR="003B63C9" w:rsidRPr="003E0C5F" w:rsidRDefault="003B63C9" w:rsidP="00726313">
            <w:pPr>
              <w:rPr>
                <w:rFonts w:ascii="Calibri" w:hAnsi="Calibri" w:cs="Calibri"/>
              </w:rPr>
            </w:pPr>
          </w:p>
        </w:tc>
        <w:tc>
          <w:tcPr>
            <w:tcW w:w="1954" w:type="dxa"/>
            <w:tcBorders>
              <w:top w:val="single" w:sz="6" w:space="0" w:color="auto"/>
              <w:left w:val="single" w:sz="6" w:space="0" w:color="auto"/>
              <w:bottom w:val="single" w:sz="6" w:space="0" w:color="auto"/>
              <w:right w:val="single" w:sz="6" w:space="0" w:color="auto"/>
            </w:tcBorders>
          </w:tcPr>
          <w:p w14:paraId="12972194" w14:textId="77777777" w:rsidR="003B63C9" w:rsidRPr="003E0C5F" w:rsidRDefault="003B63C9" w:rsidP="00726313">
            <w:pPr>
              <w:rPr>
                <w:rFonts w:ascii="Calibri" w:hAnsi="Calibri" w:cs="Calibri"/>
              </w:rPr>
            </w:pPr>
          </w:p>
        </w:tc>
        <w:tc>
          <w:tcPr>
            <w:tcW w:w="4050" w:type="dxa"/>
            <w:tcBorders>
              <w:top w:val="single" w:sz="6" w:space="0" w:color="auto"/>
              <w:left w:val="single" w:sz="6" w:space="0" w:color="auto"/>
              <w:bottom w:val="single" w:sz="6" w:space="0" w:color="auto"/>
              <w:right w:val="double" w:sz="6" w:space="0" w:color="auto"/>
            </w:tcBorders>
          </w:tcPr>
          <w:p w14:paraId="4AEFF744" w14:textId="77777777" w:rsidR="003B63C9" w:rsidRPr="003E0C5F" w:rsidRDefault="003B63C9" w:rsidP="00726313">
            <w:pPr>
              <w:rPr>
                <w:rFonts w:ascii="Calibri" w:hAnsi="Calibri" w:cs="Calibri"/>
              </w:rPr>
            </w:pPr>
          </w:p>
        </w:tc>
      </w:tr>
    </w:tbl>
    <w:p w14:paraId="295DF909" w14:textId="77777777" w:rsidR="003B63C9" w:rsidRDefault="003B63C9" w:rsidP="003B63C9">
      <w:pPr>
        <w:rPr>
          <w:rFonts w:ascii="Calibri" w:hAnsi="Calibri" w:cs="Calibri"/>
        </w:rPr>
      </w:pPr>
    </w:p>
    <w:p w14:paraId="1527A69D" w14:textId="77777777" w:rsidR="003B63C9" w:rsidRDefault="003B63C9" w:rsidP="003B63C9">
      <w:pPr>
        <w:rPr>
          <w:rFonts w:ascii="Calibri" w:hAnsi="Calibri" w:cs="Calibri"/>
        </w:rPr>
      </w:pPr>
    </w:p>
    <w:p w14:paraId="2D2F8E6F" w14:textId="77777777" w:rsidR="003B63C9" w:rsidRPr="002A27AA" w:rsidRDefault="003B63C9" w:rsidP="003B63C9">
      <w:pPr>
        <w:pStyle w:val="Heading2"/>
        <w:numPr>
          <w:ilvl w:val="1"/>
          <w:numId w:val="26"/>
        </w:numPr>
        <w:tabs>
          <w:tab w:val="num" w:pos="1080"/>
        </w:tabs>
        <w:rPr>
          <w:rFonts w:ascii="Calibri" w:hAnsi="Calibri" w:cs="Calibri"/>
        </w:rPr>
      </w:pPr>
      <w:bookmarkStart w:id="181" w:name="_Toc359251049"/>
      <w:bookmarkStart w:id="182" w:name="_Toc461125158"/>
      <w:r w:rsidRPr="002A27AA">
        <w:rPr>
          <w:rFonts w:ascii="Calibri" w:hAnsi="Calibri" w:cs="Calibri"/>
        </w:rPr>
        <w:t>Systems:</w:t>
      </w:r>
    </w:p>
    <w:p w14:paraId="1477F10C" w14:textId="77777777" w:rsidR="003B63C9" w:rsidRPr="003031A3" w:rsidRDefault="003B63C9" w:rsidP="003B63C9"/>
    <w:p w14:paraId="58672017" w14:textId="77777777" w:rsidR="003B63C9" w:rsidRPr="006F157B" w:rsidRDefault="003B63C9" w:rsidP="003B63C9">
      <w:pPr>
        <w:rPr>
          <w:rStyle w:val="Instructions"/>
          <w:rFonts w:cs="Arial"/>
        </w:rPr>
      </w:pPr>
      <w:proofErr w:type="gramStart"/>
      <w:r w:rsidRPr="006F157B">
        <w:rPr>
          <w:rStyle w:val="Instructions"/>
          <w:rFonts w:cs="Arial"/>
        </w:rPr>
        <w:t xml:space="preserve">ECC( </w:t>
      </w:r>
      <w:r>
        <w:rPr>
          <w:rStyle w:val="Instructions"/>
          <w:rFonts w:cs="Arial"/>
        </w:rPr>
        <w:t>X</w:t>
      </w:r>
      <w:proofErr w:type="gramEnd"/>
      <w:r w:rsidRPr="006F157B">
        <w:rPr>
          <w:rStyle w:val="Instructions"/>
          <w:rFonts w:cs="Arial"/>
        </w:rPr>
        <w:t xml:space="preserve"> )              BW(  )</w:t>
      </w:r>
      <w:r w:rsidRPr="006F157B">
        <w:rPr>
          <w:rStyle w:val="Instructions"/>
          <w:rFonts w:cs="Arial"/>
        </w:rPr>
        <w:tab/>
      </w:r>
      <w:r w:rsidRPr="006F157B">
        <w:rPr>
          <w:rStyle w:val="Instructions"/>
          <w:rFonts w:cs="Arial"/>
        </w:rPr>
        <w:tab/>
        <w:t>CRM(  )</w:t>
      </w:r>
      <w:r w:rsidRPr="006F157B">
        <w:rPr>
          <w:rStyle w:val="Instructions"/>
          <w:rFonts w:cs="Arial"/>
        </w:rPr>
        <w:tab/>
      </w:r>
      <w:r w:rsidRPr="006F157B">
        <w:rPr>
          <w:rStyle w:val="Instructions"/>
          <w:rFonts w:cs="Arial"/>
        </w:rPr>
        <w:tab/>
        <w:t>CUA/GRC(  )</w:t>
      </w:r>
      <w:r w:rsidRPr="006F157B">
        <w:rPr>
          <w:rStyle w:val="Instructions"/>
          <w:rFonts w:cs="Arial"/>
        </w:rPr>
        <w:tab/>
      </w:r>
      <w:r w:rsidRPr="006F157B">
        <w:rPr>
          <w:rStyle w:val="Instructions"/>
          <w:rFonts w:cs="Arial"/>
        </w:rPr>
        <w:tab/>
        <w:t>EPP(  )</w:t>
      </w:r>
      <w:r w:rsidRPr="006F157B">
        <w:rPr>
          <w:rStyle w:val="Instructions"/>
          <w:rFonts w:cs="Arial"/>
        </w:rPr>
        <w:tab/>
      </w:r>
      <w:r w:rsidRPr="006F157B">
        <w:rPr>
          <w:rStyle w:val="Instructions"/>
          <w:rFonts w:cs="Arial"/>
        </w:rPr>
        <w:tab/>
        <w:t xml:space="preserve">GTS( ) </w:t>
      </w:r>
      <w:r w:rsidRPr="006F157B">
        <w:rPr>
          <w:rStyle w:val="Instructions"/>
          <w:rFonts w:cs="Arial"/>
        </w:rPr>
        <w:tab/>
      </w:r>
    </w:p>
    <w:p w14:paraId="0746FE2E" w14:textId="77777777" w:rsidR="003B63C9" w:rsidRPr="006F157B" w:rsidRDefault="003B63C9" w:rsidP="003B63C9">
      <w:pPr>
        <w:rPr>
          <w:rStyle w:val="Instructions"/>
          <w:rFonts w:cs="Arial"/>
        </w:rPr>
      </w:pPr>
    </w:p>
    <w:p w14:paraId="4991ECCC" w14:textId="77777777" w:rsidR="003B63C9" w:rsidRPr="006F157B" w:rsidRDefault="003B63C9" w:rsidP="003B63C9">
      <w:pPr>
        <w:rPr>
          <w:rStyle w:val="Instructions"/>
          <w:rFonts w:cs="Arial"/>
        </w:rPr>
      </w:pPr>
      <w:proofErr w:type="gramStart"/>
      <w:r w:rsidRPr="006F157B">
        <w:rPr>
          <w:rStyle w:val="Instructions"/>
          <w:rFonts w:cs="Arial"/>
        </w:rPr>
        <w:t xml:space="preserve">HCM(  </w:t>
      </w:r>
      <w:proofErr w:type="gramEnd"/>
      <w:r w:rsidRPr="006F157B">
        <w:rPr>
          <w:rStyle w:val="Instructions"/>
          <w:rFonts w:cs="Arial"/>
        </w:rPr>
        <w:t>)</w:t>
      </w:r>
      <w:r w:rsidRPr="006F157B">
        <w:rPr>
          <w:rStyle w:val="Instructions"/>
          <w:rFonts w:cs="Arial"/>
        </w:rPr>
        <w:tab/>
      </w:r>
      <w:r w:rsidRPr="006F157B">
        <w:rPr>
          <w:rStyle w:val="Instructions"/>
          <w:rFonts w:cs="Arial"/>
        </w:rPr>
        <w:tab/>
        <w:t>MDM(  )</w:t>
      </w:r>
      <w:r w:rsidRPr="006F157B">
        <w:rPr>
          <w:rStyle w:val="Instructions"/>
          <w:rFonts w:cs="Arial"/>
        </w:rPr>
        <w:tab/>
        <w:t>PLM(  )</w:t>
      </w:r>
      <w:r w:rsidRPr="006F157B">
        <w:rPr>
          <w:rStyle w:val="Instructions"/>
          <w:rFonts w:cs="Arial"/>
        </w:rPr>
        <w:tab/>
      </w:r>
      <w:r w:rsidRPr="006F157B">
        <w:rPr>
          <w:rStyle w:val="Instructions"/>
          <w:rFonts w:cs="Arial"/>
        </w:rPr>
        <w:tab/>
        <w:t xml:space="preserve">SCM(  )     </w:t>
      </w:r>
      <w:r w:rsidRPr="006F157B">
        <w:rPr>
          <w:rStyle w:val="Instructions"/>
          <w:rFonts w:cs="Arial"/>
        </w:rPr>
        <w:tab/>
        <w:t>SNC(  )              SEM(  )</w:t>
      </w:r>
      <w:r w:rsidRPr="006F157B">
        <w:rPr>
          <w:rStyle w:val="Instructions"/>
          <w:rFonts w:cs="Arial"/>
        </w:rPr>
        <w:tab/>
        <w:t xml:space="preserve"> </w:t>
      </w:r>
    </w:p>
    <w:p w14:paraId="7E362FE3" w14:textId="77777777" w:rsidR="003B63C9" w:rsidRPr="006F157B" w:rsidRDefault="003B63C9" w:rsidP="003B63C9">
      <w:pPr>
        <w:rPr>
          <w:rStyle w:val="Instructions"/>
          <w:rFonts w:cs="Arial"/>
        </w:rPr>
      </w:pPr>
    </w:p>
    <w:p w14:paraId="7FD8193D" w14:textId="77777777" w:rsidR="003B63C9" w:rsidRPr="006F157B" w:rsidRDefault="003B63C9" w:rsidP="003B63C9">
      <w:pPr>
        <w:rPr>
          <w:rStyle w:val="Instructions"/>
          <w:rFonts w:cs="Arial"/>
        </w:rPr>
      </w:pPr>
      <w:proofErr w:type="gramStart"/>
      <w:r w:rsidRPr="006F157B">
        <w:rPr>
          <w:rStyle w:val="Instructions"/>
          <w:rFonts w:cs="Arial"/>
        </w:rPr>
        <w:t xml:space="preserve">SLM(  </w:t>
      </w:r>
      <w:proofErr w:type="gramEnd"/>
      <w:r w:rsidRPr="006F157B">
        <w:rPr>
          <w:rStyle w:val="Instructions"/>
          <w:rFonts w:cs="Arial"/>
        </w:rPr>
        <w:t xml:space="preserve">)  </w:t>
      </w:r>
      <w:r w:rsidRPr="006F157B">
        <w:rPr>
          <w:rStyle w:val="Instructions"/>
          <w:rFonts w:cs="Arial"/>
        </w:rPr>
        <w:tab/>
        <w:t>SRM (  )</w:t>
      </w:r>
      <w:r w:rsidRPr="006F157B">
        <w:rPr>
          <w:rStyle w:val="Instructions"/>
          <w:rFonts w:cs="Arial"/>
        </w:rPr>
        <w:tab/>
        <w:t xml:space="preserve">XI(  )   </w:t>
      </w:r>
      <w:r w:rsidRPr="006F157B">
        <w:rPr>
          <w:rStyle w:val="Instructions"/>
          <w:rFonts w:cs="Arial"/>
        </w:rPr>
        <w:tab/>
      </w:r>
      <w:r w:rsidRPr="006F157B">
        <w:rPr>
          <w:rStyle w:val="Instructions"/>
          <w:rFonts w:cs="Arial"/>
        </w:rPr>
        <w:tab/>
        <w:t>Web Method(  )</w:t>
      </w:r>
    </w:p>
    <w:p w14:paraId="204D2A14" w14:textId="77777777" w:rsidR="003B63C9" w:rsidRPr="006F157B" w:rsidRDefault="003B63C9" w:rsidP="003B63C9">
      <w:pPr>
        <w:rPr>
          <w:rStyle w:val="Instructions"/>
          <w:rFonts w:cs="Arial"/>
        </w:rPr>
      </w:pPr>
    </w:p>
    <w:p w14:paraId="4B5410EA" w14:textId="77777777" w:rsidR="003B63C9" w:rsidRPr="006F157B" w:rsidRDefault="003B63C9" w:rsidP="003B63C9">
      <w:pPr>
        <w:rPr>
          <w:rStyle w:val="Instructions"/>
          <w:rFonts w:cs="Arial"/>
        </w:rPr>
      </w:pPr>
      <w:r w:rsidRPr="006F157B">
        <w:rPr>
          <w:rStyle w:val="Instructions"/>
          <w:rFonts w:cs="Arial"/>
        </w:rPr>
        <w:t>If others, specify ________________________</w:t>
      </w:r>
    </w:p>
    <w:p w14:paraId="7319BE11" w14:textId="77777777" w:rsidR="003B63C9" w:rsidRDefault="003B63C9" w:rsidP="003B63C9">
      <w:pPr>
        <w:rPr>
          <w:color w:val="0000FF"/>
        </w:rPr>
      </w:pPr>
    </w:p>
    <w:p w14:paraId="3D9D82F1" w14:textId="77777777" w:rsidR="003B63C9" w:rsidRPr="00E4338E" w:rsidRDefault="003B63C9" w:rsidP="003B63C9">
      <w:pPr>
        <w:rPr>
          <w:color w:val="0000FF"/>
        </w:rPr>
      </w:pPr>
    </w:p>
    <w:p w14:paraId="5EB53FA0" w14:textId="77777777" w:rsidR="003B63C9" w:rsidRPr="003E0C5F" w:rsidRDefault="003B63C9" w:rsidP="003B63C9">
      <w:pPr>
        <w:pStyle w:val="Heading2"/>
        <w:tabs>
          <w:tab w:val="num" w:pos="1080"/>
        </w:tabs>
        <w:rPr>
          <w:rFonts w:ascii="Calibri" w:hAnsi="Calibri" w:cs="Calibri"/>
        </w:rPr>
      </w:pPr>
      <w:r w:rsidRPr="003E0C5F">
        <w:rPr>
          <w:rFonts w:ascii="Calibri" w:hAnsi="Calibri" w:cs="Calibri"/>
        </w:rPr>
        <w:lastRenderedPageBreak/>
        <w:t>A</w:t>
      </w:r>
      <w:r>
        <w:rPr>
          <w:rFonts w:ascii="Calibri" w:hAnsi="Calibri" w:cs="Calibri"/>
        </w:rPr>
        <w:t>ll</w:t>
      </w:r>
      <w:r w:rsidRPr="003E0C5F">
        <w:rPr>
          <w:rFonts w:ascii="Calibri" w:hAnsi="Calibri" w:cs="Calibri"/>
        </w:rPr>
        <w:t xml:space="preserve"> Objects Information</w:t>
      </w:r>
      <w:bookmarkEnd w:id="181"/>
      <w:bookmarkEnd w:id="182"/>
    </w:p>
    <w:p w14:paraId="6A56C26D" w14:textId="77777777" w:rsidR="003B63C9" w:rsidRDefault="003B63C9" w:rsidP="003B63C9">
      <w:pPr>
        <w:rPr>
          <w:rFonts w:ascii="Calibri" w:hAnsi="Calibri" w:cs="Calibri"/>
        </w:rPr>
      </w:pPr>
    </w:p>
    <w:p w14:paraId="1D6DBF9E" w14:textId="77777777" w:rsidR="003B63C9" w:rsidRPr="00DB4AAF" w:rsidRDefault="003B63C9" w:rsidP="003B63C9">
      <w:pPr>
        <w:rPr>
          <w:rFonts w:ascii="Calibri" w:hAnsi="Calibri" w:cs="Calibri"/>
          <w:i/>
          <w:iCs/>
        </w:rPr>
      </w:pPr>
      <w:r w:rsidRPr="00DB4AAF">
        <w:rPr>
          <w:rFonts w:ascii="Calibri" w:hAnsi="Calibri" w:cs="Calibri"/>
          <w:i/>
          <w:iCs/>
        </w:rPr>
        <w:t xml:space="preserve">Note: If all the objects belong to the same system, the ‘System’ column need not be filled. </w:t>
      </w:r>
    </w:p>
    <w:p w14:paraId="165CD915" w14:textId="77777777" w:rsidR="003B63C9" w:rsidRPr="003E0C5F" w:rsidRDefault="003B63C9" w:rsidP="003B63C9">
      <w:pPr>
        <w:rPr>
          <w:rFonts w:ascii="Calibri" w:hAnsi="Calibri" w:cs="Calibri"/>
        </w:rPr>
      </w:pPr>
    </w:p>
    <w:tbl>
      <w:tblPr>
        <w:tblW w:w="937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2358"/>
        <w:gridCol w:w="2104"/>
        <w:gridCol w:w="1766"/>
        <w:gridCol w:w="2070"/>
        <w:gridCol w:w="1080"/>
      </w:tblGrid>
      <w:tr w:rsidR="003B63C9" w:rsidRPr="003E0C5F" w14:paraId="4BC99144" w14:textId="77777777" w:rsidTr="00726313">
        <w:tc>
          <w:tcPr>
            <w:tcW w:w="2358" w:type="dxa"/>
            <w:tcBorders>
              <w:top w:val="double" w:sz="6" w:space="0" w:color="auto"/>
              <w:bottom w:val="single" w:sz="6" w:space="0" w:color="auto"/>
            </w:tcBorders>
            <w:shd w:val="clear" w:color="auto" w:fill="A6A6A6"/>
          </w:tcPr>
          <w:p w14:paraId="0300B574" w14:textId="77777777" w:rsidR="003B63C9" w:rsidRPr="00C87E94" w:rsidRDefault="003B63C9" w:rsidP="00726313">
            <w:pPr>
              <w:rPr>
                <w:rFonts w:ascii="Calibri" w:hAnsi="Calibri" w:cs="Calibri"/>
              </w:rPr>
            </w:pPr>
            <w:r w:rsidRPr="00C87E94">
              <w:rPr>
                <w:rFonts w:ascii="Calibri" w:hAnsi="Calibri" w:cs="Calibri"/>
              </w:rPr>
              <w:t>Object Name</w:t>
            </w:r>
          </w:p>
        </w:tc>
        <w:tc>
          <w:tcPr>
            <w:tcW w:w="2104" w:type="dxa"/>
            <w:tcBorders>
              <w:top w:val="double" w:sz="6" w:space="0" w:color="auto"/>
              <w:bottom w:val="single" w:sz="6" w:space="0" w:color="auto"/>
            </w:tcBorders>
            <w:shd w:val="clear" w:color="auto" w:fill="A6A6A6"/>
          </w:tcPr>
          <w:p w14:paraId="4D3DC6CE" w14:textId="77777777" w:rsidR="003B63C9" w:rsidRPr="003E0C5F" w:rsidRDefault="003B63C9" w:rsidP="00726313">
            <w:pPr>
              <w:rPr>
                <w:rFonts w:ascii="Calibri" w:hAnsi="Calibri" w:cs="Calibri"/>
              </w:rPr>
            </w:pPr>
            <w:r>
              <w:rPr>
                <w:rFonts w:ascii="Calibri" w:hAnsi="Calibri" w:cs="Calibri"/>
              </w:rPr>
              <w:t>Object Type</w:t>
            </w:r>
          </w:p>
        </w:tc>
        <w:tc>
          <w:tcPr>
            <w:tcW w:w="1766" w:type="dxa"/>
            <w:tcBorders>
              <w:top w:val="double" w:sz="6" w:space="0" w:color="auto"/>
              <w:bottom w:val="single" w:sz="6" w:space="0" w:color="auto"/>
            </w:tcBorders>
            <w:shd w:val="clear" w:color="auto" w:fill="A6A6A6"/>
          </w:tcPr>
          <w:p w14:paraId="5600B85C" w14:textId="77777777" w:rsidR="003B63C9" w:rsidRPr="00C87E94" w:rsidRDefault="003B63C9" w:rsidP="00726313">
            <w:pPr>
              <w:spacing w:after="120"/>
              <w:rPr>
                <w:rFonts w:ascii="Calibri" w:hAnsi="Calibri" w:cs="Calibri"/>
              </w:rPr>
            </w:pPr>
            <w:r w:rsidRPr="00C87E94">
              <w:rPr>
                <w:rFonts w:ascii="Calibri" w:hAnsi="Calibri" w:cs="Calibri"/>
              </w:rPr>
              <w:t>Created/Modified</w:t>
            </w:r>
            <w:r>
              <w:rPr>
                <w:rFonts w:ascii="Calibri" w:hAnsi="Calibri" w:cs="Calibri"/>
              </w:rPr>
              <w:t>/Auto-generated</w:t>
            </w:r>
          </w:p>
        </w:tc>
        <w:tc>
          <w:tcPr>
            <w:tcW w:w="2070" w:type="dxa"/>
            <w:tcBorders>
              <w:top w:val="double" w:sz="6" w:space="0" w:color="auto"/>
              <w:bottom w:val="single" w:sz="6" w:space="0" w:color="auto"/>
            </w:tcBorders>
            <w:shd w:val="clear" w:color="auto" w:fill="A6A6A6"/>
          </w:tcPr>
          <w:p w14:paraId="74AD8500" w14:textId="77777777" w:rsidR="003B63C9" w:rsidRPr="003E0C5F" w:rsidRDefault="003B63C9" w:rsidP="00726313">
            <w:pPr>
              <w:rPr>
                <w:rFonts w:ascii="Calibri" w:hAnsi="Calibri" w:cs="Calibri"/>
              </w:rPr>
            </w:pPr>
            <w:r>
              <w:rPr>
                <w:rFonts w:ascii="Calibri" w:hAnsi="Calibri" w:cs="Calibri"/>
              </w:rPr>
              <w:t xml:space="preserve">Short comments (optional) </w:t>
            </w:r>
          </w:p>
        </w:tc>
        <w:tc>
          <w:tcPr>
            <w:tcW w:w="1080" w:type="dxa"/>
            <w:tcBorders>
              <w:top w:val="double" w:sz="6" w:space="0" w:color="auto"/>
              <w:bottom w:val="single" w:sz="6" w:space="0" w:color="auto"/>
            </w:tcBorders>
            <w:shd w:val="clear" w:color="auto" w:fill="A6A6A6"/>
          </w:tcPr>
          <w:p w14:paraId="3FD43A33" w14:textId="77777777" w:rsidR="003B63C9" w:rsidRDefault="003B63C9" w:rsidP="00726313">
            <w:pPr>
              <w:rPr>
                <w:rFonts w:ascii="Calibri" w:hAnsi="Calibri" w:cs="Calibri"/>
              </w:rPr>
            </w:pPr>
            <w:r>
              <w:rPr>
                <w:rFonts w:ascii="Calibri" w:hAnsi="Calibri" w:cs="Calibri"/>
              </w:rPr>
              <w:t>System</w:t>
            </w:r>
          </w:p>
        </w:tc>
      </w:tr>
      <w:tr w:rsidR="003B63C9" w:rsidRPr="003E0C5F" w14:paraId="059D836F" w14:textId="77777777" w:rsidTr="00726313">
        <w:tc>
          <w:tcPr>
            <w:tcW w:w="2358" w:type="dxa"/>
            <w:tcBorders>
              <w:top w:val="single" w:sz="6" w:space="0" w:color="auto"/>
              <w:bottom w:val="single" w:sz="6" w:space="0" w:color="auto"/>
            </w:tcBorders>
            <w:shd w:val="clear" w:color="auto" w:fill="FFFFFF"/>
          </w:tcPr>
          <w:p w14:paraId="0ED6B646" w14:textId="29963466" w:rsidR="003B63C9" w:rsidRPr="00526660" w:rsidRDefault="003B63C9" w:rsidP="00726313">
            <w:r w:rsidRPr="0075668D">
              <w:t>Z</w:t>
            </w:r>
            <w:r>
              <w:t>AVGR000</w:t>
            </w:r>
          </w:p>
        </w:tc>
        <w:tc>
          <w:tcPr>
            <w:tcW w:w="2104" w:type="dxa"/>
            <w:tcBorders>
              <w:top w:val="single" w:sz="6" w:space="0" w:color="auto"/>
              <w:bottom w:val="single" w:sz="6" w:space="0" w:color="auto"/>
            </w:tcBorders>
            <w:shd w:val="clear" w:color="auto" w:fill="FFFFFF"/>
          </w:tcPr>
          <w:p w14:paraId="5E1B435D" w14:textId="77777777" w:rsidR="003B63C9" w:rsidRPr="00C87E94" w:rsidRDefault="003B63C9" w:rsidP="00726313">
            <w:pPr>
              <w:rPr>
                <w:rFonts w:ascii="Calibri" w:hAnsi="Calibri" w:cs="Calibri"/>
              </w:rPr>
            </w:pPr>
            <w:r>
              <w:rPr>
                <w:rFonts w:ascii="Calibri" w:hAnsi="Calibri" w:cs="Calibri"/>
              </w:rPr>
              <w:t>Executable Report</w:t>
            </w:r>
          </w:p>
        </w:tc>
        <w:tc>
          <w:tcPr>
            <w:tcW w:w="1766" w:type="dxa"/>
            <w:tcBorders>
              <w:top w:val="single" w:sz="6" w:space="0" w:color="auto"/>
              <w:bottom w:val="single" w:sz="6" w:space="0" w:color="auto"/>
            </w:tcBorders>
            <w:shd w:val="clear" w:color="auto" w:fill="FFFFFF"/>
          </w:tcPr>
          <w:p w14:paraId="56F43FDE" w14:textId="77777777" w:rsidR="003B63C9" w:rsidRPr="00C87E94" w:rsidRDefault="003B63C9" w:rsidP="00726313">
            <w:pPr>
              <w:rPr>
                <w:rFonts w:ascii="Calibri" w:hAnsi="Calibri" w:cs="Calibri"/>
              </w:rPr>
            </w:pPr>
            <w:r>
              <w:rPr>
                <w:rFonts w:ascii="Calibri" w:hAnsi="Calibri" w:cs="Calibri"/>
              </w:rPr>
              <w:t>Changed</w:t>
            </w:r>
          </w:p>
        </w:tc>
        <w:tc>
          <w:tcPr>
            <w:tcW w:w="2070" w:type="dxa"/>
            <w:tcBorders>
              <w:top w:val="single" w:sz="6" w:space="0" w:color="auto"/>
              <w:bottom w:val="single" w:sz="6" w:space="0" w:color="auto"/>
            </w:tcBorders>
            <w:shd w:val="clear" w:color="auto" w:fill="FFFFFF"/>
          </w:tcPr>
          <w:p w14:paraId="734315DD" w14:textId="3214DB6C" w:rsidR="003B63C9" w:rsidRPr="003E0C5F" w:rsidRDefault="003B63C9" w:rsidP="00726313">
            <w:pPr>
              <w:rPr>
                <w:rFonts w:ascii="Calibri" w:hAnsi="Calibri" w:cs="Calibri"/>
              </w:rPr>
            </w:pPr>
            <w:r>
              <w:rPr>
                <w:noProof/>
              </w:rPr>
              <w:t>Bug Fix : PO line GR Quantity and PO consigned Quantity</w:t>
            </w:r>
          </w:p>
        </w:tc>
        <w:tc>
          <w:tcPr>
            <w:tcW w:w="1080" w:type="dxa"/>
            <w:tcBorders>
              <w:top w:val="single" w:sz="6" w:space="0" w:color="auto"/>
              <w:bottom w:val="single" w:sz="6" w:space="0" w:color="auto"/>
            </w:tcBorders>
            <w:shd w:val="clear" w:color="auto" w:fill="FFFFFF"/>
          </w:tcPr>
          <w:p w14:paraId="6FAAC6E7" w14:textId="77777777" w:rsidR="003B63C9" w:rsidRPr="003E0C5F" w:rsidRDefault="003B63C9" w:rsidP="00726313">
            <w:pPr>
              <w:rPr>
                <w:rFonts w:ascii="Calibri" w:hAnsi="Calibri" w:cs="Calibri"/>
              </w:rPr>
            </w:pPr>
            <w:r>
              <w:rPr>
                <w:rFonts w:ascii="Calibri" w:hAnsi="Calibri" w:cs="Calibri"/>
              </w:rPr>
              <w:t>D08</w:t>
            </w:r>
          </w:p>
        </w:tc>
      </w:tr>
      <w:tr w:rsidR="003B63C9" w:rsidRPr="003E0C5F" w14:paraId="3D291843" w14:textId="77777777" w:rsidTr="00726313">
        <w:tc>
          <w:tcPr>
            <w:tcW w:w="2358" w:type="dxa"/>
            <w:tcBorders>
              <w:top w:val="single" w:sz="6" w:space="0" w:color="auto"/>
              <w:bottom w:val="single" w:sz="6" w:space="0" w:color="auto"/>
            </w:tcBorders>
            <w:shd w:val="clear" w:color="auto" w:fill="FFFFFF"/>
          </w:tcPr>
          <w:p w14:paraId="06C7E204" w14:textId="77777777" w:rsidR="003B63C9" w:rsidRDefault="003B63C9" w:rsidP="00726313"/>
        </w:tc>
        <w:tc>
          <w:tcPr>
            <w:tcW w:w="2104" w:type="dxa"/>
            <w:tcBorders>
              <w:top w:val="single" w:sz="6" w:space="0" w:color="auto"/>
              <w:bottom w:val="single" w:sz="6" w:space="0" w:color="auto"/>
            </w:tcBorders>
            <w:shd w:val="clear" w:color="auto" w:fill="FFFFFF"/>
          </w:tcPr>
          <w:p w14:paraId="3D3658C5" w14:textId="77777777" w:rsidR="003B63C9" w:rsidRPr="00C87E94" w:rsidRDefault="003B63C9" w:rsidP="00726313">
            <w:pPr>
              <w:rPr>
                <w:rFonts w:ascii="Calibri" w:hAnsi="Calibri" w:cs="Calibri"/>
              </w:rPr>
            </w:pPr>
          </w:p>
        </w:tc>
        <w:tc>
          <w:tcPr>
            <w:tcW w:w="1766" w:type="dxa"/>
            <w:tcBorders>
              <w:top w:val="single" w:sz="6" w:space="0" w:color="auto"/>
              <w:bottom w:val="single" w:sz="6" w:space="0" w:color="auto"/>
            </w:tcBorders>
            <w:shd w:val="clear" w:color="auto" w:fill="FFFFFF"/>
          </w:tcPr>
          <w:p w14:paraId="68F84293" w14:textId="77777777" w:rsidR="003B63C9" w:rsidRPr="00C87E94" w:rsidRDefault="003B63C9" w:rsidP="00726313">
            <w:pPr>
              <w:rPr>
                <w:rFonts w:ascii="Calibri" w:hAnsi="Calibri" w:cs="Calibri"/>
              </w:rPr>
            </w:pPr>
          </w:p>
        </w:tc>
        <w:tc>
          <w:tcPr>
            <w:tcW w:w="2070" w:type="dxa"/>
            <w:tcBorders>
              <w:top w:val="single" w:sz="6" w:space="0" w:color="auto"/>
              <w:bottom w:val="single" w:sz="6" w:space="0" w:color="auto"/>
            </w:tcBorders>
            <w:shd w:val="clear" w:color="auto" w:fill="FFFFFF"/>
          </w:tcPr>
          <w:p w14:paraId="171EE669" w14:textId="77777777" w:rsidR="003B63C9" w:rsidRPr="003E0C5F" w:rsidRDefault="003B63C9" w:rsidP="00726313">
            <w:pPr>
              <w:rPr>
                <w:rFonts w:ascii="Calibri" w:hAnsi="Calibri" w:cs="Calibri"/>
              </w:rPr>
            </w:pPr>
          </w:p>
        </w:tc>
        <w:tc>
          <w:tcPr>
            <w:tcW w:w="1080" w:type="dxa"/>
            <w:tcBorders>
              <w:top w:val="single" w:sz="6" w:space="0" w:color="auto"/>
              <w:bottom w:val="single" w:sz="6" w:space="0" w:color="auto"/>
            </w:tcBorders>
            <w:shd w:val="clear" w:color="auto" w:fill="FFFFFF"/>
          </w:tcPr>
          <w:p w14:paraId="1779F7EE" w14:textId="77777777" w:rsidR="003B63C9" w:rsidRPr="003E0C5F" w:rsidRDefault="003B63C9" w:rsidP="00726313">
            <w:pPr>
              <w:rPr>
                <w:rFonts w:ascii="Calibri" w:hAnsi="Calibri" w:cs="Calibri"/>
              </w:rPr>
            </w:pPr>
          </w:p>
        </w:tc>
      </w:tr>
      <w:tr w:rsidR="003B63C9" w:rsidRPr="003E0C5F" w14:paraId="6A0EB65E" w14:textId="77777777" w:rsidTr="00726313">
        <w:tc>
          <w:tcPr>
            <w:tcW w:w="2358" w:type="dxa"/>
            <w:tcBorders>
              <w:top w:val="single" w:sz="6" w:space="0" w:color="auto"/>
              <w:bottom w:val="single" w:sz="6" w:space="0" w:color="auto"/>
            </w:tcBorders>
            <w:shd w:val="clear" w:color="auto" w:fill="FFFFFF"/>
          </w:tcPr>
          <w:p w14:paraId="6C94A205" w14:textId="77777777" w:rsidR="003B63C9" w:rsidRPr="00C87E94" w:rsidRDefault="003B63C9" w:rsidP="00726313">
            <w:pPr>
              <w:rPr>
                <w:rFonts w:ascii="Calibri" w:hAnsi="Calibri" w:cs="Calibri"/>
              </w:rPr>
            </w:pPr>
          </w:p>
        </w:tc>
        <w:tc>
          <w:tcPr>
            <w:tcW w:w="2104" w:type="dxa"/>
            <w:tcBorders>
              <w:top w:val="single" w:sz="6" w:space="0" w:color="auto"/>
              <w:bottom w:val="single" w:sz="6" w:space="0" w:color="auto"/>
            </w:tcBorders>
            <w:shd w:val="clear" w:color="auto" w:fill="FFFFFF"/>
          </w:tcPr>
          <w:p w14:paraId="1D18984C" w14:textId="77777777" w:rsidR="003B63C9" w:rsidRPr="00C87E94" w:rsidRDefault="003B63C9" w:rsidP="00726313">
            <w:pPr>
              <w:rPr>
                <w:rFonts w:ascii="Calibri" w:hAnsi="Calibri" w:cs="Calibri"/>
              </w:rPr>
            </w:pPr>
          </w:p>
        </w:tc>
        <w:tc>
          <w:tcPr>
            <w:tcW w:w="1766" w:type="dxa"/>
            <w:tcBorders>
              <w:top w:val="single" w:sz="6" w:space="0" w:color="auto"/>
              <w:bottom w:val="single" w:sz="6" w:space="0" w:color="auto"/>
            </w:tcBorders>
            <w:shd w:val="clear" w:color="auto" w:fill="FFFFFF"/>
          </w:tcPr>
          <w:p w14:paraId="53976676" w14:textId="77777777" w:rsidR="003B63C9" w:rsidRPr="00C87E94" w:rsidRDefault="003B63C9" w:rsidP="00726313">
            <w:pPr>
              <w:rPr>
                <w:rFonts w:ascii="Calibri" w:hAnsi="Calibri" w:cs="Calibri"/>
              </w:rPr>
            </w:pPr>
          </w:p>
        </w:tc>
        <w:tc>
          <w:tcPr>
            <w:tcW w:w="2070" w:type="dxa"/>
            <w:tcBorders>
              <w:top w:val="single" w:sz="6" w:space="0" w:color="auto"/>
              <w:bottom w:val="single" w:sz="6" w:space="0" w:color="auto"/>
            </w:tcBorders>
            <w:shd w:val="clear" w:color="auto" w:fill="FFFFFF"/>
          </w:tcPr>
          <w:p w14:paraId="7242A850" w14:textId="77777777" w:rsidR="003B63C9" w:rsidRPr="003E0C5F" w:rsidRDefault="003B63C9" w:rsidP="00726313">
            <w:pPr>
              <w:rPr>
                <w:rFonts w:ascii="Calibri" w:hAnsi="Calibri" w:cs="Calibri"/>
              </w:rPr>
            </w:pPr>
          </w:p>
        </w:tc>
        <w:tc>
          <w:tcPr>
            <w:tcW w:w="1080" w:type="dxa"/>
            <w:tcBorders>
              <w:top w:val="single" w:sz="6" w:space="0" w:color="auto"/>
              <w:bottom w:val="single" w:sz="6" w:space="0" w:color="auto"/>
            </w:tcBorders>
            <w:shd w:val="clear" w:color="auto" w:fill="FFFFFF"/>
          </w:tcPr>
          <w:p w14:paraId="023FF10A" w14:textId="77777777" w:rsidR="003B63C9" w:rsidRPr="003E0C5F" w:rsidRDefault="003B63C9" w:rsidP="00726313">
            <w:pPr>
              <w:rPr>
                <w:rFonts w:ascii="Calibri" w:hAnsi="Calibri" w:cs="Calibri"/>
              </w:rPr>
            </w:pPr>
          </w:p>
        </w:tc>
      </w:tr>
      <w:tr w:rsidR="003B63C9" w:rsidRPr="003E0C5F" w14:paraId="143F3D2F" w14:textId="77777777" w:rsidTr="00726313">
        <w:tc>
          <w:tcPr>
            <w:tcW w:w="2358" w:type="dxa"/>
            <w:tcBorders>
              <w:top w:val="single" w:sz="6" w:space="0" w:color="auto"/>
              <w:bottom w:val="single" w:sz="6" w:space="0" w:color="auto"/>
            </w:tcBorders>
            <w:shd w:val="clear" w:color="auto" w:fill="FFFFFF"/>
          </w:tcPr>
          <w:p w14:paraId="517714A8" w14:textId="77777777" w:rsidR="003B63C9" w:rsidRPr="00C87E94" w:rsidRDefault="003B63C9" w:rsidP="00726313">
            <w:pPr>
              <w:rPr>
                <w:rFonts w:ascii="Calibri" w:hAnsi="Calibri" w:cs="Calibri"/>
              </w:rPr>
            </w:pPr>
          </w:p>
        </w:tc>
        <w:tc>
          <w:tcPr>
            <w:tcW w:w="2104" w:type="dxa"/>
            <w:tcBorders>
              <w:top w:val="single" w:sz="6" w:space="0" w:color="auto"/>
              <w:bottom w:val="single" w:sz="6" w:space="0" w:color="auto"/>
            </w:tcBorders>
            <w:shd w:val="clear" w:color="auto" w:fill="FFFFFF"/>
          </w:tcPr>
          <w:p w14:paraId="60606013" w14:textId="77777777" w:rsidR="003B63C9" w:rsidRPr="00C87E94" w:rsidRDefault="003B63C9" w:rsidP="00726313">
            <w:pPr>
              <w:rPr>
                <w:rFonts w:ascii="Calibri" w:hAnsi="Calibri" w:cs="Calibri"/>
              </w:rPr>
            </w:pPr>
          </w:p>
        </w:tc>
        <w:tc>
          <w:tcPr>
            <w:tcW w:w="1766" w:type="dxa"/>
            <w:tcBorders>
              <w:top w:val="single" w:sz="6" w:space="0" w:color="auto"/>
              <w:bottom w:val="single" w:sz="6" w:space="0" w:color="auto"/>
            </w:tcBorders>
            <w:shd w:val="clear" w:color="auto" w:fill="FFFFFF"/>
          </w:tcPr>
          <w:p w14:paraId="6C529A15" w14:textId="77777777" w:rsidR="003B63C9" w:rsidRPr="00C87E94" w:rsidRDefault="003B63C9" w:rsidP="00726313">
            <w:pPr>
              <w:rPr>
                <w:rFonts w:ascii="Calibri" w:hAnsi="Calibri" w:cs="Calibri"/>
              </w:rPr>
            </w:pPr>
          </w:p>
        </w:tc>
        <w:tc>
          <w:tcPr>
            <w:tcW w:w="2070" w:type="dxa"/>
            <w:tcBorders>
              <w:top w:val="single" w:sz="6" w:space="0" w:color="auto"/>
              <w:bottom w:val="single" w:sz="6" w:space="0" w:color="auto"/>
            </w:tcBorders>
            <w:shd w:val="clear" w:color="auto" w:fill="FFFFFF"/>
          </w:tcPr>
          <w:p w14:paraId="37EE0806" w14:textId="77777777" w:rsidR="003B63C9" w:rsidRPr="003E0C5F" w:rsidRDefault="003B63C9" w:rsidP="00726313">
            <w:pPr>
              <w:rPr>
                <w:rFonts w:ascii="Calibri" w:hAnsi="Calibri" w:cs="Calibri"/>
              </w:rPr>
            </w:pPr>
          </w:p>
        </w:tc>
        <w:tc>
          <w:tcPr>
            <w:tcW w:w="1080" w:type="dxa"/>
            <w:tcBorders>
              <w:top w:val="single" w:sz="6" w:space="0" w:color="auto"/>
              <w:bottom w:val="single" w:sz="6" w:space="0" w:color="auto"/>
            </w:tcBorders>
            <w:shd w:val="clear" w:color="auto" w:fill="FFFFFF"/>
          </w:tcPr>
          <w:p w14:paraId="41B69357" w14:textId="77777777" w:rsidR="003B63C9" w:rsidRPr="003E0C5F" w:rsidRDefault="003B63C9" w:rsidP="00726313">
            <w:pPr>
              <w:rPr>
                <w:rFonts w:ascii="Calibri" w:hAnsi="Calibri" w:cs="Calibri"/>
              </w:rPr>
            </w:pPr>
          </w:p>
        </w:tc>
      </w:tr>
      <w:tr w:rsidR="003B63C9" w:rsidRPr="003E0C5F" w14:paraId="6CA57BED" w14:textId="77777777" w:rsidTr="00726313">
        <w:tc>
          <w:tcPr>
            <w:tcW w:w="2358" w:type="dxa"/>
            <w:tcBorders>
              <w:top w:val="single" w:sz="6" w:space="0" w:color="auto"/>
              <w:bottom w:val="single" w:sz="6" w:space="0" w:color="auto"/>
            </w:tcBorders>
            <w:shd w:val="clear" w:color="auto" w:fill="FFFFFF"/>
          </w:tcPr>
          <w:p w14:paraId="591AFFFA" w14:textId="77777777" w:rsidR="003B63C9" w:rsidRPr="00592A10" w:rsidRDefault="003B63C9" w:rsidP="00726313">
            <w:pPr>
              <w:rPr>
                <w:rFonts w:ascii="Calibri" w:hAnsi="Calibri" w:cs="Calibri"/>
              </w:rPr>
            </w:pPr>
          </w:p>
        </w:tc>
        <w:tc>
          <w:tcPr>
            <w:tcW w:w="2104" w:type="dxa"/>
            <w:tcBorders>
              <w:top w:val="single" w:sz="6" w:space="0" w:color="auto"/>
              <w:bottom w:val="single" w:sz="6" w:space="0" w:color="auto"/>
            </w:tcBorders>
            <w:shd w:val="clear" w:color="auto" w:fill="FFFFFF"/>
          </w:tcPr>
          <w:p w14:paraId="7BDAF3BB" w14:textId="77777777" w:rsidR="003B63C9" w:rsidRDefault="003B63C9" w:rsidP="00726313">
            <w:pPr>
              <w:rPr>
                <w:rFonts w:ascii="Calibri" w:hAnsi="Calibri" w:cs="Calibri"/>
              </w:rPr>
            </w:pPr>
          </w:p>
        </w:tc>
        <w:tc>
          <w:tcPr>
            <w:tcW w:w="1766" w:type="dxa"/>
            <w:tcBorders>
              <w:top w:val="single" w:sz="6" w:space="0" w:color="auto"/>
              <w:bottom w:val="single" w:sz="6" w:space="0" w:color="auto"/>
            </w:tcBorders>
            <w:shd w:val="clear" w:color="auto" w:fill="FFFFFF"/>
          </w:tcPr>
          <w:p w14:paraId="19C54BF1" w14:textId="77777777" w:rsidR="003B63C9" w:rsidRDefault="003B63C9" w:rsidP="00726313">
            <w:pPr>
              <w:rPr>
                <w:rFonts w:ascii="Calibri" w:hAnsi="Calibri" w:cs="Calibri"/>
              </w:rPr>
            </w:pPr>
          </w:p>
        </w:tc>
        <w:tc>
          <w:tcPr>
            <w:tcW w:w="2070" w:type="dxa"/>
            <w:tcBorders>
              <w:top w:val="single" w:sz="6" w:space="0" w:color="auto"/>
              <w:bottom w:val="single" w:sz="6" w:space="0" w:color="auto"/>
            </w:tcBorders>
            <w:shd w:val="clear" w:color="auto" w:fill="FFFFFF"/>
          </w:tcPr>
          <w:p w14:paraId="40FF0B88" w14:textId="77777777" w:rsidR="003B63C9" w:rsidRPr="003E0C5F" w:rsidRDefault="003B63C9" w:rsidP="00726313">
            <w:pPr>
              <w:rPr>
                <w:rFonts w:ascii="Calibri" w:hAnsi="Calibri" w:cs="Calibri"/>
              </w:rPr>
            </w:pPr>
          </w:p>
        </w:tc>
        <w:tc>
          <w:tcPr>
            <w:tcW w:w="1080" w:type="dxa"/>
            <w:tcBorders>
              <w:top w:val="single" w:sz="6" w:space="0" w:color="auto"/>
              <w:bottom w:val="single" w:sz="6" w:space="0" w:color="auto"/>
            </w:tcBorders>
            <w:shd w:val="clear" w:color="auto" w:fill="FFFFFF"/>
          </w:tcPr>
          <w:p w14:paraId="136A35FA" w14:textId="77777777" w:rsidR="003B63C9" w:rsidRPr="003E0C5F" w:rsidRDefault="003B63C9" w:rsidP="00726313">
            <w:pPr>
              <w:rPr>
                <w:rFonts w:ascii="Calibri" w:hAnsi="Calibri" w:cs="Calibri"/>
              </w:rPr>
            </w:pPr>
          </w:p>
        </w:tc>
      </w:tr>
    </w:tbl>
    <w:p w14:paraId="23903793" w14:textId="77777777" w:rsidR="003B63C9" w:rsidRDefault="003B63C9" w:rsidP="003B63C9">
      <w:pPr>
        <w:rPr>
          <w:rFonts w:ascii="Calibri" w:hAnsi="Calibri" w:cs="Calibri"/>
        </w:rPr>
      </w:pPr>
    </w:p>
    <w:p w14:paraId="6EB0BB45" w14:textId="77777777" w:rsidR="003B63C9" w:rsidRDefault="003B63C9" w:rsidP="003B63C9">
      <w:pPr>
        <w:rPr>
          <w:rFonts w:ascii="Calibri" w:hAnsi="Calibri" w:cs="Calibri"/>
        </w:rPr>
      </w:pPr>
    </w:p>
    <w:p w14:paraId="0D0D411A" w14:textId="77777777" w:rsidR="003B63C9" w:rsidRDefault="003B63C9" w:rsidP="003B63C9">
      <w:pPr>
        <w:rPr>
          <w:rFonts w:ascii="Calibri" w:hAnsi="Calibri" w:cs="Calibri"/>
        </w:rPr>
      </w:pPr>
    </w:p>
    <w:p w14:paraId="50873FD0" w14:textId="77777777" w:rsidR="003B63C9" w:rsidRPr="008339B6" w:rsidRDefault="003B63C9" w:rsidP="003B63C9">
      <w:pPr>
        <w:rPr>
          <w:rFonts w:ascii="Calibri" w:hAnsi="Calibri" w:cs="Calibri"/>
          <w:b/>
        </w:rPr>
      </w:pPr>
      <w:r w:rsidRPr="008339B6">
        <w:rPr>
          <w:rFonts w:ascii="Calibri" w:hAnsi="Calibri" w:cs="Calibri"/>
          <w:b/>
        </w:rPr>
        <w:t xml:space="preserve">Component </w:t>
      </w:r>
      <w:r>
        <w:rPr>
          <w:rFonts w:ascii="Calibri" w:hAnsi="Calibri" w:cs="Calibri"/>
          <w:b/>
        </w:rPr>
        <w:t>Workbench E</w:t>
      </w:r>
      <w:r w:rsidRPr="008339B6">
        <w:rPr>
          <w:rFonts w:ascii="Calibri" w:hAnsi="Calibri" w:cs="Calibri"/>
          <w:b/>
        </w:rPr>
        <w:t>nhancements:</w:t>
      </w:r>
    </w:p>
    <w:p w14:paraId="6FA7DF55" w14:textId="77777777" w:rsidR="003B63C9" w:rsidRDefault="003B63C9" w:rsidP="003B63C9">
      <w:pPr>
        <w:rPr>
          <w:rFonts w:ascii="Calibri" w:hAnsi="Calibri" w:cs="Calibri"/>
        </w:rPr>
      </w:pPr>
    </w:p>
    <w:p w14:paraId="162FB8BE" w14:textId="77777777" w:rsidR="003B63C9" w:rsidRDefault="003B63C9" w:rsidP="003B63C9">
      <w:pPr>
        <w:rPr>
          <w:rFonts w:ascii="Calibri" w:hAnsi="Calibri" w:cs="Calibri"/>
          <w:i/>
        </w:rPr>
      </w:pPr>
      <w:r w:rsidRPr="008339B6">
        <w:rPr>
          <w:rFonts w:ascii="Calibri" w:hAnsi="Calibri" w:cs="Calibri"/>
          <w:i/>
        </w:rPr>
        <w:t>&lt;</w:t>
      </w:r>
      <w:r>
        <w:rPr>
          <w:rFonts w:ascii="Calibri" w:hAnsi="Calibri" w:cs="Calibri"/>
          <w:i/>
        </w:rPr>
        <w:t xml:space="preserve">For frameworks like CRM, </w:t>
      </w:r>
      <w:proofErr w:type="spellStart"/>
      <w:r>
        <w:rPr>
          <w:rFonts w:ascii="Calibri" w:hAnsi="Calibri" w:cs="Calibri"/>
          <w:i/>
        </w:rPr>
        <w:t>Webdynpro</w:t>
      </w:r>
      <w:proofErr w:type="spellEnd"/>
      <w:r w:rsidRPr="008339B6">
        <w:rPr>
          <w:rFonts w:ascii="Calibri" w:hAnsi="Calibri" w:cs="Calibri"/>
          <w:i/>
        </w:rPr>
        <w:t>, if any object</w:t>
      </w:r>
      <w:r>
        <w:rPr>
          <w:rFonts w:ascii="Calibri" w:hAnsi="Calibri" w:cs="Calibri"/>
          <w:i/>
        </w:rPr>
        <w:t xml:space="preserve"> in the component workbench (like component/view/window etc.)</w:t>
      </w:r>
      <w:r w:rsidRPr="008339B6">
        <w:rPr>
          <w:rFonts w:ascii="Calibri" w:hAnsi="Calibri" w:cs="Calibri"/>
          <w:i/>
        </w:rPr>
        <w:t xml:space="preserve"> is newly created or enhanced, specify them&gt;</w:t>
      </w:r>
    </w:p>
    <w:p w14:paraId="3FCF040D" w14:textId="77777777" w:rsidR="003B63C9" w:rsidRPr="008339B6" w:rsidRDefault="003B63C9" w:rsidP="003B63C9">
      <w:pPr>
        <w:rPr>
          <w:rFonts w:ascii="Calibri" w:hAnsi="Calibri" w:cs="Calibri"/>
          <w:i/>
        </w:rPr>
      </w:pPr>
    </w:p>
    <w:tbl>
      <w:tblPr>
        <w:tblW w:w="3816"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FFFFF"/>
        <w:tblLook w:val="0000" w:firstRow="0" w:lastRow="0" w:firstColumn="0" w:lastColumn="0" w:noHBand="0" w:noVBand="0"/>
      </w:tblPr>
      <w:tblGrid>
        <w:gridCol w:w="4720"/>
        <w:gridCol w:w="2388"/>
      </w:tblGrid>
      <w:tr w:rsidR="003B63C9" w:rsidRPr="003E0C5F" w14:paraId="727270E1" w14:textId="77777777" w:rsidTr="00726313">
        <w:tc>
          <w:tcPr>
            <w:tcW w:w="3320" w:type="pct"/>
            <w:tcBorders>
              <w:top w:val="double" w:sz="6" w:space="0" w:color="auto"/>
              <w:bottom w:val="single" w:sz="6" w:space="0" w:color="auto"/>
            </w:tcBorders>
            <w:shd w:val="clear" w:color="auto" w:fill="A6A6A6"/>
          </w:tcPr>
          <w:p w14:paraId="03DB34F4" w14:textId="77777777" w:rsidR="003B63C9" w:rsidRPr="00C87E94" w:rsidRDefault="003B63C9" w:rsidP="00726313">
            <w:pPr>
              <w:rPr>
                <w:rFonts w:ascii="Calibri" w:hAnsi="Calibri" w:cs="Calibri"/>
              </w:rPr>
            </w:pPr>
            <w:r>
              <w:rPr>
                <w:rFonts w:ascii="Calibri" w:hAnsi="Calibri" w:cs="Calibri"/>
              </w:rPr>
              <w:t>Component Name/View name/Context node name/Other Workbench enhancements</w:t>
            </w:r>
          </w:p>
        </w:tc>
        <w:tc>
          <w:tcPr>
            <w:tcW w:w="1680" w:type="pct"/>
            <w:tcBorders>
              <w:top w:val="double" w:sz="6" w:space="0" w:color="auto"/>
              <w:bottom w:val="single" w:sz="6" w:space="0" w:color="auto"/>
            </w:tcBorders>
            <w:shd w:val="clear" w:color="auto" w:fill="A6A6A6"/>
          </w:tcPr>
          <w:p w14:paraId="0B8B1A09" w14:textId="77777777" w:rsidR="003B63C9" w:rsidRPr="003E0C5F" w:rsidRDefault="003B63C9" w:rsidP="00726313">
            <w:pPr>
              <w:rPr>
                <w:rFonts w:ascii="Calibri" w:hAnsi="Calibri" w:cs="Calibri"/>
              </w:rPr>
            </w:pPr>
            <w:r>
              <w:rPr>
                <w:rFonts w:ascii="Calibri" w:hAnsi="Calibri" w:cs="Calibri"/>
              </w:rPr>
              <w:t>Created/Enhanced</w:t>
            </w:r>
          </w:p>
        </w:tc>
      </w:tr>
      <w:tr w:rsidR="003B63C9" w:rsidRPr="003E0C5F" w14:paraId="0EB8D7B1" w14:textId="77777777" w:rsidTr="00726313">
        <w:tc>
          <w:tcPr>
            <w:tcW w:w="3320" w:type="pct"/>
            <w:tcBorders>
              <w:top w:val="single" w:sz="6" w:space="0" w:color="auto"/>
              <w:bottom w:val="single" w:sz="6" w:space="0" w:color="auto"/>
            </w:tcBorders>
            <w:shd w:val="clear" w:color="auto" w:fill="FFFFFF"/>
          </w:tcPr>
          <w:p w14:paraId="2B616EFC" w14:textId="77777777" w:rsidR="003B63C9" w:rsidRPr="00C87E94" w:rsidRDefault="003B63C9" w:rsidP="00726313">
            <w:pPr>
              <w:rPr>
                <w:rFonts w:ascii="Calibri" w:hAnsi="Calibri" w:cs="Calibri"/>
              </w:rPr>
            </w:pPr>
          </w:p>
        </w:tc>
        <w:tc>
          <w:tcPr>
            <w:tcW w:w="1680" w:type="pct"/>
            <w:tcBorders>
              <w:top w:val="single" w:sz="6" w:space="0" w:color="auto"/>
              <w:bottom w:val="single" w:sz="6" w:space="0" w:color="auto"/>
            </w:tcBorders>
            <w:shd w:val="clear" w:color="auto" w:fill="FFFFFF"/>
          </w:tcPr>
          <w:p w14:paraId="53EB8E24" w14:textId="77777777" w:rsidR="003B63C9" w:rsidRPr="00C87E94" w:rsidRDefault="003B63C9" w:rsidP="00726313">
            <w:pPr>
              <w:rPr>
                <w:rFonts w:ascii="Calibri" w:hAnsi="Calibri" w:cs="Calibri"/>
              </w:rPr>
            </w:pPr>
          </w:p>
        </w:tc>
      </w:tr>
      <w:tr w:rsidR="003B63C9" w:rsidRPr="003E0C5F" w14:paraId="01D993B2" w14:textId="77777777" w:rsidTr="00726313">
        <w:tc>
          <w:tcPr>
            <w:tcW w:w="3320" w:type="pct"/>
            <w:tcBorders>
              <w:top w:val="single" w:sz="6" w:space="0" w:color="auto"/>
              <w:bottom w:val="single" w:sz="6" w:space="0" w:color="auto"/>
            </w:tcBorders>
            <w:shd w:val="clear" w:color="auto" w:fill="FFFFFF"/>
          </w:tcPr>
          <w:p w14:paraId="64376842" w14:textId="77777777" w:rsidR="003B63C9" w:rsidRPr="00C87E94" w:rsidRDefault="003B63C9" w:rsidP="00726313">
            <w:pPr>
              <w:rPr>
                <w:rFonts w:ascii="Calibri" w:hAnsi="Calibri" w:cs="Calibri"/>
              </w:rPr>
            </w:pPr>
          </w:p>
        </w:tc>
        <w:tc>
          <w:tcPr>
            <w:tcW w:w="1680" w:type="pct"/>
            <w:tcBorders>
              <w:top w:val="single" w:sz="6" w:space="0" w:color="auto"/>
              <w:bottom w:val="single" w:sz="6" w:space="0" w:color="auto"/>
            </w:tcBorders>
            <w:shd w:val="clear" w:color="auto" w:fill="FFFFFF"/>
          </w:tcPr>
          <w:p w14:paraId="3CA78657" w14:textId="77777777" w:rsidR="003B63C9" w:rsidRPr="00C87E94" w:rsidRDefault="003B63C9" w:rsidP="00726313">
            <w:pPr>
              <w:rPr>
                <w:rFonts w:ascii="Calibri" w:hAnsi="Calibri" w:cs="Calibri"/>
              </w:rPr>
            </w:pPr>
          </w:p>
        </w:tc>
      </w:tr>
      <w:tr w:rsidR="003B63C9" w:rsidRPr="003E0C5F" w14:paraId="74F59FE9" w14:textId="77777777" w:rsidTr="00726313">
        <w:tc>
          <w:tcPr>
            <w:tcW w:w="3320" w:type="pct"/>
            <w:tcBorders>
              <w:top w:val="single" w:sz="6" w:space="0" w:color="auto"/>
              <w:bottom w:val="single" w:sz="6" w:space="0" w:color="auto"/>
            </w:tcBorders>
            <w:shd w:val="clear" w:color="auto" w:fill="FFFFFF"/>
          </w:tcPr>
          <w:p w14:paraId="1303D036" w14:textId="77777777" w:rsidR="003B63C9" w:rsidRPr="00C87E94" w:rsidRDefault="003B63C9" w:rsidP="00726313">
            <w:pPr>
              <w:rPr>
                <w:rFonts w:ascii="Calibri" w:hAnsi="Calibri" w:cs="Calibri"/>
              </w:rPr>
            </w:pPr>
          </w:p>
        </w:tc>
        <w:tc>
          <w:tcPr>
            <w:tcW w:w="1680" w:type="pct"/>
            <w:tcBorders>
              <w:top w:val="single" w:sz="6" w:space="0" w:color="auto"/>
              <w:bottom w:val="single" w:sz="6" w:space="0" w:color="auto"/>
            </w:tcBorders>
            <w:shd w:val="clear" w:color="auto" w:fill="FFFFFF"/>
          </w:tcPr>
          <w:p w14:paraId="1457521B" w14:textId="77777777" w:rsidR="003B63C9" w:rsidRPr="00C87E94" w:rsidRDefault="003B63C9" w:rsidP="00726313">
            <w:pPr>
              <w:rPr>
                <w:rFonts w:ascii="Calibri" w:hAnsi="Calibri" w:cs="Calibri"/>
              </w:rPr>
            </w:pPr>
          </w:p>
        </w:tc>
      </w:tr>
      <w:tr w:rsidR="003B63C9" w:rsidRPr="003E0C5F" w14:paraId="696B8F42" w14:textId="77777777" w:rsidTr="00726313">
        <w:tc>
          <w:tcPr>
            <w:tcW w:w="3320" w:type="pct"/>
            <w:tcBorders>
              <w:top w:val="single" w:sz="6" w:space="0" w:color="auto"/>
            </w:tcBorders>
            <w:shd w:val="clear" w:color="auto" w:fill="FFFFFF"/>
          </w:tcPr>
          <w:p w14:paraId="0E04A023" w14:textId="77777777" w:rsidR="003B63C9" w:rsidRPr="00C87E94" w:rsidRDefault="003B63C9" w:rsidP="00726313">
            <w:pPr>
              <w:rPr>
                <w:rFonts w:ascii="Calibri" w:hAnsi="Calibri" w:cs="Calibri"/>
              </w:rPr>
            </w:pPr>
          </w:p>
        </w:tc>
        <w:tc>
          <w:tcPr>
            <w:tcW w:w="1680" w:type="pct"/>
            <w:tcBorders>
              <w:top w:val="single" w:sz="6" w:space="0" w:color="auto"/>
            </w:tcBorders>
            <w:shd w:val="clear" w:color="auto" w:fill="FFFFFF"/>
          </w:tcPr>
          <w:p w14:paraId="6280272B" w14:textId="77777777" w:rsidR="003B63C9" w:rsidRPr="00C87E94" w:rsidRDefault="003B63C9" w:rsidP="00726313">
            <w:pPr>
              <w:rPr>
                <w:rFonts w:ascii="Calibri" w:hAnsi="Calibri" w:cs="Calibri"/>
              </w:rPr>
            </w:pPr>
          </w:p>
        </w:tc>
      </w:tr>
    </w:tbl>
    <w:p w14:paraId="5E63D3BB" w14:textId="77777777" w:rsidR="003B63C9" w:rsidRPr="003E0C5F" w:rsidRDefault="003B63C9" w:rsidP="003B63C9">
      <w:pPr>
        <w:rPr>
          <w:rFonts w:ascii="Calibri" w:hAnsi="Calibri" w:cs="Calibri"/>
        </w:rPr>
      </w:pPr>
    </w:p>
    <w:p w14:paraId="36BE9755" w14:textId="77777777" w:rsidR="003B63C9" w:rsidRDefault="003B63C9" w:rsidP="003B63C9">
      <w:pPr>
        <w:pStyle w:val="Heading2"/>
        <w:tabs>
          <w:tab w:val="left" w:pos="90"/>
          <w:tab w:val="num" w:pos="1080"/>
        </w:tabs>
        <w:ind w:hanging="720"/>
      </w:pPr>
      <w:bookmarkStart w:id="183" w:name="_Toc359251050"/>
      <w:bookmarkStart w:id="184" w:name="_Toc461125159"/>
      <w:r w:rsidRPr="00D87699">
        <w:rPr>
          <w:rFonts w:ascii="Calibri" w:hAnsi="Calibri" w:cs="Calibri"/>
        </w:rPr>
        <w:t>Technical Configuration /</w:t>
      </w:r>
      <w:proofErr w:type="gramStart"/>
      <w:r w:rsidRPr="00D87699">
        <w:rPr>
          <w:rFonts w:ascii="Calibri" w:hAnsi="Calibri" w:cs="Calibri"/>
        </w:rPr>
        <w:t>Setup(</w:t>
      </w:r>
      <w:proofErr w:type="gramEnd"/>
      <w:r w:rsidRPr="00D87699">
        <w:rPr>
          <w:rFonts w:ascii="Calibri" w:hAnsi="Calibri" w:cs="Calibri"/>
        </w:rPr>
        <w:t>if any)</w:t>
      </w:r>
    </w:p>
    <w:p w14:paraId="48C06F05" w14:textId="77777777" w:rsidR="003B63C9" w:rsidRDefault="003B63C9" w:rsidP="003B63C9">
      <w:pPr>
        <w:rPr>
          <w:rFonts w:ascii="Calibri" w:hAnsi="Calibri" w:cs="Calibri"/>
          <w:i/>
          <w:iCs/>
        </w:rPr>
      </w:pPr>
      <w:r>
        <w:rPr>
          <w:rFonts w:ascii="Calibri" w:hAnsi="Calibri" w:cs="Calibri"/>
          <w:sz w:val="22"/>
          <w:szCs w:val="22"/>
        </w:rPr>
        <w:t xml:space="preserve">  </w:t>
      </w:r>
      <w:r w:rsidRPr="008339B6">
        <w:rPr>
          <w:rFonts w:ascii="Calibri" w:hAnsi="Calibri" w:cs="Calibri"/>
          <w:sz w:val="22"/>
          <w:szCs w:val="22"/>
        </w:rPr>
        <w:t xml:space="preserve">Note: </w:t>
      </w:r>
      <w:r w:rsidRPr="00DB4AAF">
        <w:rPr>
          <w:rFonts w:ascii="Calibri" w:hAnsi="Calibri" w:cs="Calibri"/>
          <w:i/>
          <w:iCs/>
        </w:rPr>
        <w:t>Screenshots are mandatory for technical configuration changes (like SPRO, Runtime Repository Editor, UI config tool etc.)</w:t>
      </w:r>
    </w:p>
    <w:p w14:paraId="196FF62D" w14:textId="77777777" w:rsidR="003B63C9" w:rsidRDefault="003B63C9" w:rsidP="003B63C9">
      <w:pPr>
        <w:rPr>
          <w:rFonts w:ascii="Calibri" w:hAnsi="Calibri" w:cs="Calibri"/>
          <w:i/>
          <w:iCs/>
        </w:rPr>
      </w:pPr>
    </w:p>
    <w:p w14:paraId="7743CA47" w14:textId="77777777" w:rsidR="003B63C9" w:rsidRPr="00FE55F4" w:rsidRDefault="003B63C9" w:rsidP="003B63C9">
      <w:pPr>
        <w:rPr>
          <w:rFonts w:ascii="Calibri" w:hAnsi="Calibri" w:cs="Calibri"/>
          <w:b/>
          <w:bCs/>
          <w:i/>
          <w:iCs/>
          <w:sz w:val="22"/>
          <w:szCs w:val="22"/>
        </w:rPr>
      </w:pPr>
      <w:r w:rsidRPr="00FE55F4">
        <w:rPr>
          <w:rFonts w:ascii="Calibri" w:hAnsi="Calibri" w:cs="Calibri"/>
          <w:b/>
          <w:bCs/>
          <w:i/>
          <w:iCs/>
          <w:sz w:val="22"/>
          <w:szCs w:val="22"/>
        </w:rPr>
        <w:t>TVARVC Details:</w:t>
      </w:r>
    </w:p>
    <w:p w14:paraId="7EB3ECE4" w14:textId="77777777" w:rsidR="003B63C9" w:rsidRDefault="003B63C9" w:rsidP="003B63C9">
      <w:pPr>
        <w:rPr>
          <w:rFonts w:ascii="Calibri" w:hAnsi="Calibri" w:cs="Calibri"/>
          <w:i/>
          <w:iCs/>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FFFFF"/>
        <w:tblLook w:val="0000" w:firstRow="0" w:lastRow="0" w:firstColumn="0" w:lastColumn="0" w:noHBand="0" w:noVBand="0"/>
      </w:tblPr>
      <w:tblGrid>
        <w:gridCol w:w="1768"/>
        <w:gridCol w:w="2364"/>
        <w:gridCol w:w="5182"/>
      </w:tblGrid>
      <w:tr w:rsidR="003B63C9" w:rsidRPr="003E0C5F" w14:paraId="68E36228" w14:textId="77777777" w:rsidTr="00726313">
        <w:tc>
          <w:tcPr>
            <w:tcW w:w="949" w:type="pct"/>
            <w:tcBorders>
              <w:top w:val="double" w:sz="6" w:space="0" w:color="auto"/>
              <w:bottom w:val="single" w:sz="6" w:space="0" w:color="auto"/>
            </w:tcBorders>
            <w:shd w:val="clear" w:color="auto" w:fill="A6A6A6"/>
          </w:tcPr>
          <w:p w14:paraId="5793E4A2" w14:textId="77777777" w:rsidR="003B63C9" w:rsidRPr="00C87E94" w:rsidRDefault="003B63C9" w:rsidP="00726313">
            <w:pPr>
              <w:rPr>
                <w:rFonts w:ascii="Calibri" w:hAnsi="Calibri" w:cs="Calibri"/>
              </w:rPr>
            </w:pPr>
            <w:r>
              <w:rPr>
                <w:rFonts w:ascii="Calibri" w:hAnsi="Calibri" w:cs="Calibri"/>
              </w:rPr>
              <w:t>TVARVC Name</w:t>
            </w:r>
          </w:p>
        </w:tc>
        <w:tc>
          <w:tcPr>
            <w:tcW w:w="1269" w:type="pct"/>
            <w:tcBorders>
              <w:top w:val="double" w:sz="6" w:space="0" w:color="auto"/>
              <w:bottom w:val="single" w:sz="6" w:space="0" w:color="auto"/>
            </w:tcBorders>
            <w:shd w:val="clear" w:color="auto" w:fill="A6A6A6"/>
          </w:tcPr>
          <w:p w14:paraId="5FB6F3CA" w14:textId="77777777" w:rsidR="003B63C9" w:rsidRPr="003E0C5F" w:rsidRDefault="003B63C9" w:rsidP="00726313">
            <w:pPr>
              <w:rPr>
                <w:rFonts w:ascii="Calibri" w:hAnsi="Calibri" w:cs="Calibri"/>
              </w:rPr>
            </w:pPr>
            <w:r>
              <w:rPr>
                <w:rFonts w:ascii="Calibri" w:hAnsi="Calibri" w:cs="Calibri"/>
              </w:rPr>
              <w:t>Purpose</w:t>
            </w:r>
          </w:p>
        </w:tc>
        <w:tc>
          <w:tcPr>
            <w:tcW w:w="2782" w:type="pct"/>
            <w:tcBorders>
              <w:top w:val="double" w:sz="6" w:space="0" w:color="auto"/>
              <w:bottom w:val="single" w:sz="6" w:space="0" w:color="auto"/>
            </w:tcBorders>
            <w:shd w:val="clear" w:color="auto" w:fill="A6A6A6"/>
          </w:tcPr>
          <w:p w14:paraId="08B37D87" w14:textId="77777777" w:rsidR="003B63C9" w:rsidRDefault="003B63C9" w:rsidP="00726313">
            <w:pPr>
              <w:rPr>
                <w:rFonts w:ascii="Calibri" w:hAnsi="Calibri" w:cs="Calibri"/>
              </w:rPr>
            </w:pPr>
            <w:r>
              <w:rPr>
                <w:rFonts w:ascii="Calibri" w:hAnsi="Calibri" w:cs="Calibri"/>
              </w:rPr>
              <w:t>Error handling/Validation when data is empty</w:t>
            </w:r>
          </w:p>
        </w:tc>
      </w:tr>
      <w:tr w:rsidR="003B63C9" w:rsidRPr="003E0C5F" w14:paraId="127F9B8D" w14:textId="77777777" w:rsidTr="00726313">
        <w:tc>
          <w:tcPr>
            <w:tcW w:w="949" w:type="pct"/>
            <w:tcBorders>
              <w:top w:val="single" w:sz="6" w:space="0" w:color="auto"/>
              <w:bottom w:val="single" w:sz="6" w:space="0" w:color="auto"/>
            </w:tcBorders>
            <w:shd w:val="clear" w:color="auto" w:fill="FFFFFF"/>
          </w:tcPr>
          <w:p w14:paraId="7639889F" w14:textId="77777777" w:rsidR="003B63C9" w:rsidRPr="00C87E94" w:rsidRDefault="003B63C9" w:rsidP="00726313">
            <w:pPr>
              <w:rPr>
                <w:rFonts w:ascii="Calibri" w:hAnsi="Calibri" w:cs="Calibri"/>
              </w:rPr>
            </w:pPr>
          </w:p>
        </w:tc>
        <w:tc>
          <w:tcPr>
            <w:tcW w:w="1269" w:type="pct"/>
            <w:tcBorders>
              <w:top w:val="single" w:sz="6" w:space="0" w:color="auto"/>
              <w:bottom w:val="single" w:sz="6" w:space="0" w:color="auto"/>
            </w:tcBorders>
            <w:shd w:val="clear" w:color="auto" w:fill="FFFFFF"/>
          </w:tcPr>
          <w:p w14:paraId="183B31C7" w14:textId="77777777" w:rsidR="003B63C9" w:rsidRPr="00C87E94" w:rsidRDefault="003B63C9" w:rsidP="00726313">
            <w:pPr>
              <w:rPr>
                <w:rFonts w:ascii="Calibri" w:hAnsi="Calibri" w:cs="Calibri"/>
              </w:rPr>
            </w:pPr>
          </w:p>
        </w:tc>
        <w:tc>
          <w:tcPr>
            <w:tcW w:w="2782" w:type="pct"/>
            <w:tcBorders>
              <w:top w:val="single" w:sz="6" w:space="0" w:color="auto"/>
              <w:bottom w:val="single" w:sz="6" w:space="0" w:color="auto"/>
            </w:tcBorders>
            <w:shd w:val="clear" w:color="auto" w:fill="FFFFFF"/>
          </w:tcPr>
          <w:p w14:paraId="31F15611" w14:textId="77777777" w:rsidR="003B63C9" w:rsidRPr="00C87E94" w:rsidRDefault="003B63C9" w:rsidP="00726313">
            <w:pPr>
              <w:rPr>
                <w:rFonts w:ascii="Calibri" w:hAnsi="Calibri" w:cs="Calibri"/>
              </w:rPr>
            </w:pPr>
          </w:p>
        </w:tc>
      </w:tr>
      <w:tr w:rsidR="003B63C9" w:rsidRPr="003E0C5F" w14:paraId="0B07C145" w14:textId="77777777" w:rsidTr="00726313">
        <w:tc>
          <w:tcPr>
            <w:tcW w:w="949" w:type="pct"/>
            <w:tcBorders>
              <w:top w:val="single" w:sz="6" w:space="0" w:color="auto"/>
              <w:bottom w:val="single" w:sz="6" w:space="0" w:color="auto"/>
            </w:tcBorders>
            <w:shd w:val="clear" w:color="auto" w:fill="FFFFFF"/>
          </w:tcPr>
          <w:p w14:paraId="447F2DBD" w14:textId="77777777" w:rsidR="003B63C9" w:rsidRPr="00C87E94" w:rsidRDefault="003B63C9" w:rsidP="00726313">
            <w:pPr>
              <w:rPr>
                <w:rFonts w:ascii="Calibri" w:hAnsi="Calibri" w:cs="Calibri"/>
              </w:rPr>
            </w:pPr>
          </w:p>
        </w:tc>
        <w:tc>
          <w:tcPr>
            <w:tcW w:w="1269" w:type="pct"/>
            <w:tcBorders>
              <w:top w:val="single" w:sz="6" w:space="0" w:color="auto"/>
              <w:bottom w:val="single" w:sz="6" w:space="0" w:color="auto"/>
            </w:tcBorders>
            <w:shd w:val="clear" w:color="auto" w:fill="FFFFFF"/>
          </w:tcPr>
          <w:p w14:paraId="5E0A8A5E" w14:textId="77777777" w:rsidR="003B63C9" w:rsidRPr="00C87E94" w:rsidRDefault="003B63C9" w:rsidP="00726313">
            <w:pPr>
              <w:rPr>
                <w:rFonts w:ascii="Calibri" w:hAnsi="Calibri" w:cs="Calibri"/>
              </w:rPr>
            </w:pPr>
          </w:p>
        </w:tc>
        <w:tc>
          <w:tcPr>
            <w:tcW w:w="2782" w:type="pct"/>
            <w:tcBorders>
              <w:top w:val="single" w:sz="6" w:space="0" w:color="auto"/>
              <w:bottom w:val="single" w:sz="6" w:space="0" w:color="auto"/>
            </w:tcBorders>
            <w:shd w:val="clear" w:color="auto" w:fill="FFFFFF"/>
          </w:tcPr>
          <w:p w14:paraId="556B28C4" w14:textId="77777777" w:rsidR="003B63C9" w:rsidRPr="00C87E94" w:rsidRDefault="003B63C9" w:rsidP="00726313">
            <w:pPr>
              <w:rPr>
                <w:rFonts w:ascii="Calibri" w:hAnsi="Calibri" w:cs="Calibri"/>
              </w:rPr>
            </w:pPr>
          </w:p>
        </w:tc>
      </w:tr>
      <w:tr w:rsidR="003B63C9" w:rsidRPr="003E0C5F" w14:paraId="0316DBCA" w14:textId="77777777" w:rsidTr="00726313">
        <w:tc>
          <w:tcPr>
            <w:tcW w:w="949" w:type="pct"/>
            <w:tcBorders>
              <w:top w:val="single" w:sz="6" w:space="0" w:color="auto"/>
              <w:bottom w:val="single" w:sz="6" w:space="0" w:color="auto"/>
            </w:tcBorders>
            <w:shd w:val="clear" w:color="auto" w:fill="FFFFFF"/>
          </w:tcPr>
          <w:p w14:paraId="438E3448" w14:textId="77777777" w:rsidR="003B63C9" w:rsidRPr="00C87E94" w:rsidRDefault="003B63C9" w:rsidP="00726313">
            <w:pPr>
              <w:rPr>
                <w:rFonts w:ascii="Calibri" w:hAnsi="Calibri" w:cs="Calibri"/>
              </w:rPr>
            </w:pPr>
          </w:p>
        </w:tc>
        <w:tc>
          <w:tcPr>
            <w:tcW w:w="1269" w:type="pct"/>
            <w:tcBorders>
              <w:top w:val="single" w:sz="6" w:space="0" w:color="auto"/>
              <w:bottom w:val="single" w:sz="6" w:space="0" w:color="auto"/>
            </w:tcBorders>
            <w:shd w:val="clear" w:color="auto" w:fill="FFFFFF"/>
          </w:tcPr>
          <w:p w14:paraId="41787B2F" w14:textId="77777777" w:rsidR="003B63C9" w:rsidRPr="00C87E94" w:rsidRDefault="003B63C9" w:rsidP="00726313">
            <w:pPr>
              <w:rPr>
                <w:rFonts w:ascii="Calibri" w:hAnsi="Calibri" w:cs="Calibri"/>
              </w:rPr>
            </w:pPr>
          </w:p>
        </w:tc>
        <w:tc>
          <w:tcPr>
            <w:tcW w:w="2782" w:type="pct"/>
            <w:tcBorders>
              <w:top w:val="single" w:sz="6" w:space="0" w:color="auto"/>
              <w:bottom w:val="single" w:sz="6" w:space="0" w:color="auto"/>
            </w:tcBorders>
            <w:shd w:val="clear" w:color="auto" w:fill="FFFFFF"/>
          </w:tcPr>
          <w:p w14:paraId="461A896C" w14:textId="77777777" w:rsidR="003B63C9" w:rsidRPr="00C87E94" w:rsidRDefault="003B63C9" w:rsidP="00726313">
            <w:pPr>
              <w:rPr>
                <w:rFonts w:ascii="Calibri" w:hAnsi="Calibri" w:cs="Calibri"/>
              </w:rPr>
            </w:pPr>
          </w:p>
        </w:tc>
      </w:tr>
      <w:tr w:rsidR="003B63C9" w:rsidRPr="003E0C5F" w14:paraId="27289E09" w14:textId="77777777" w:rsidTr="00726313">
        <w:tc>
          <w:tcPr>
            <w:tcW w:w="949" w:type="pct"/>
            <w:tcBorders>
              <w:top w:val="single" w:sz="6" w:space="0" w:color="auto"/>
            </w:tcBorders>
            <w:shd w:val="clear" w:color="auto" w:fill="FFFFFF"/>
          </w:tcPr>
          <w:p w14:paraId="1EFA88E9" w14:textId="77777777" w:rsidR="003B63C9" w:rsidRPr="00C87E94" w:rsidRDefault="003B63C9" w:rsidP="00726313">
            <w:pPr>
              <w:rPr>
                <w:rFonts w:ascii="Calibri" w:hAnsi="Calibri" w:cs="Calibri"/>
              </w:rPr>
            </w:pPr>
          </w:p>
        </w:tc>
        <w:tc>
          <w:tcPr>
            <w:tcW w:w="1269" w:type="pct"/>
            <w:tcBorders>
              <w:top w:val="single" w:sz="6" w:space="0" w:color="auto"/>
            </w:tcBorders>
            <w:shd w:val="clear" w:color="auto" w:fill="FFFFFF"/>
          </w:tcPr>
          <w:p w14:paraId="0C6312CA" w14:textId="77777777" w:rsidR="003B63C9" w:rsidRPr="00C87E94" w:rsidRDefault="003B63C9" w:rsidP="00726313">
            <w:pPr>
              <w:rPr>
                <w:rFonts w:ascii="Calibri" w:hAnsi="Calibri" w:cs="Calibri"/>
              </w:rPr>
            </w:pPr>
          </w:p>
        </w:tc>
        <w:tc>
          <w:tcPr>
            <w:tcW w:w="2782" w:type="pct"/>
            <w:tcBorders>
              <w:top w:val="single" w:sz="6" w:space="0" w:color="auto"/>
            </w:tcBorders>
            <w:shd w:val="clear" w:color="auto" w:fill="FFFFFF"/>
          </w:tcPr>
          <w:p w14:paraId="4FD48614" w14:textId="77777777" w:rsidR="003B63C9" w:rsidRPr="00C87E94" w:rsidRDefault="003B63C9" w:rsidP="00726313">
            <w:pPr>
              <w:rPr>
                <w:rFonts w:ascii="Calibri" w:hAnsi="Calibri" w:cs="Calibri"/>
              </w:rPr>
            </w:pPr>
          </w:p>
        </w:tc>
      </w:tr>
    </w:tbl>
    <w:p w14:paraId="5C4380E8" w14:textId="77777777" w:rsidR="003B63C9" w:rsidRDefault="003B63C9" w:rsidP="003B63C9"/>
    <w:p w14:paraId="24B5229E" w14:textId="77777777" w:rsidR="003B63C9" w:rsidRPr="00FE55F4" w:rsidRDefault="003B63C9" w:rsidP="003B63C9">
      <w:pPr>
        <w:rPr>
          <w:rFonts w:ascii="Calibri" w:hAnsi="Calibri" w:cs="Calibri"/>
          <w:b/>
          <w:bCs/>
          <w:i/>
          <w:iCs/>
          <w:sz w:val="22"/>
          <w:szCs w:val="22"/>
        </w:rPr>
      </w:pPr>
      <w:r w:rsidRPr="00FE55F4">
        <w:rPr>
          <w:rFonts w:ascii="Calibri" w:hAnsi="Calibri" w:cs="Calibri"/>
          <w:b/>
          <w:bCs/>
          <w:i/>
          <w:iCs/>
          <w:sz w:val="22"/>
          <w:szCs w:val="22"/>
        </w:rPr>
        <w:t>Other Technical configuration details:</w:t>
      </w:r>
    </w:p>
    <w:p w14:paraId="53FDD52C" w14:textId="77777777" w:rsidR="003B63C9" w:rsidRPr="00D87699" w:rsidRDefault="003B63C9" w:rsidP="003B63C9"/>
    <w:p w14:paraId="4BE7E7A7" w14:textId="0C791198" w:rsidR="003B63C9" w:rsidRDefault="003B63C9" w:rsidP="003B63C9">
      <w:pPr>
        <w:pStyle w:val="Heading2"/>
        <w:tabs>
          <w:tab w:val="left" w:pos="90"/>
          <w:tab w:val="num" w:pos="1080"/>
        </w:tabs>
        <w:ind w:hanging="720"/>
        <w:rPr>
          <w:rFonts w:ascii="Calibri" w:hAnsi="Calibri" w:cs="Calibri"/>
        </w:rPr>
      </w:pPr>
      <w:r w:rsidRPr="003E0C5F">
        <w:rPr>
          <w:rFonts w:ascii="Calibri" w:hAnsi="Calibri" w:cs="Calibri"/>
        </w:rPr>
        <w:t>Technical S</w:t>
      </w:r>
      <w:bookmarkEnd w:id="183"/>
      <w:bookmarkEnd w:id="184"/>
      <w:r>
        <w:rPr>
          <w:rFonts w:ascii="Calibri" w:hAnsi="Calibri" w:cs="Calibri"/>
        </w:rPr>
        <w:t>olution Details</w:t>
      </w:r>
    </w:p>
    <w:p w14:paraId="1BA4B2F0" w14:textId="187155F1" w:rsidR="003B63C9" w:rsidRDefault="003B63C9" w:rsidP="003B63C9"/>
    <w:p w14:paraId="4EFAAD3B" w14:textId="431B1B5C" w:rsidR="003B63C9" w:rsidRDefault="003B63C9" w:rsidP="003B63C9">
      <w:r>
        <w:t>Functional requested</w:t>
      </w:r>
    </w:p>
    <w:p w14:paraId="01F562E8" w14:textId="3DE00086" w:rsidR="003B63C9" w:rsidRDefault="003B63C9" w:rsidP="003B63C9"/>
    <w:p w14:paraId="5580EEE5" w14:textId="1BBA603A" w:rsidR="003B63C9" w:rsidRPr="003B63C9" w:rsidRDefault="003B63C9" w:rsidP="003B63C9">
      <w:r>
        <w:rPr>
          <w:noProof/>
        </w:rPr>
        <w:drawing>
          <wp:inline distT="0" distB="0" distL="0" distR="0" wp14:anchorId="580A504F" wp14:editId="44FB522B">
            <wp:extent cx="5943600" cy="12287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228725"/>
                    </a:xfrm>
                    <a:prstGeom prst="rect">
                      <a:avLst/>
                    </a:prstGeom>
                  </pic:spPr>
                </pic:pic>
              </a:graphicData>
            </a:graphic>
          </wp:inline>
        </w:drawing>
      </w:r>
    </w:p>
    <w:p w14:paraId="1AAED660" w14:textId="77777777" w:rsidR="003B63C9" w:rsidRDefault="003B63C9" w:rsidP="003B63C9">
      <w:pPr>
        <w:rPr>
          <w:rFonts w:ascii="Calibri" w:hAnsi="Calibri" w:cs="Calibri"/>
        </w:rPr>
      </w:pPr>
    </w:p>
    <w:p w14:paraId="44E9B9CA" w14:textId="543F214B" w:rsidR="003B63C9" w:rsidRDefault="003B63C9" w:rsidP="003B63C9">
      <w:pPr>
        <w:rPr>
          <w:rFonts w:ascii="Calibri" w:hAnsi="Calibri" w:cs="Calibri"/>
        </w:rPr>
      </w:pPr>
      <w:r>
        <w:t>Business requested to change the logic for P</w:t>
      </w:r>
      <w:r w:rsidRPr="003B63C9">
        <w:t>O Line GR Qty and PO Consigned Qty</w:t>
      </w:r>
      <w:r w:rsidR="00BA6147">
        <w:rPr>
          <w:rFonts w:ascii="Calibri" w:hAnsi="Calibri" w:cs="Calibri"/>
        </w:rPr>
        <w:t xml:space="preserve"> as said above.</w:t>
      </w:r>
    </w:p>
    <w:p w14:paraId="55895E56" w14:textId="292368A0" w:rsidR="003B63C9" w:rsidRDefault="003B63C9" w:rsidP="003B63C9">
      <w:pPr>
        <w:rPr>
          <w:rFonts w:ascii="Calibri" w:hAnsi="Calibri" w:cs="Calibri"/>
        </w:rPr>
      </w:pPr>
      <w:r>
        <w:rPr>
          <w:noProof/>
        </w:rPr>
        <w:drawing>
          <wp:inline distT="0" distB="0" distL="0" distR="0" wp14:anchorId="4CD3D48B" wp14:editId="44A92CAB">
            <wp:extent cx="5943600" cy="275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5590"/>
                    </a:xfrm>
                    <a:prstGeom prst="rect">
                      <a:avLst/>
                    </a:prstGeom>
                  </pic:spPr>
                </pic:pic>
              </a:graphicData>
            </a:graphic>
          </wp:inline>
        </w:drawing>
      </w:r>
    </w:p>
    <w:p w14:paraId="4E71870F" w14:textId="252352C4" w:rsidR="003B63C9" w:rsidRDefault="003B63C9" w:rsidP="003B63C9">
      <w:pPr>
        <w:rPr>
          <w:rFonts w:ascii="Calibri" w:hAnsi="Calibri" w:cs="Calibri"/>
        </w:rPr>
      </w:pPr>
      <w:r>
        <w:rPr>
          <w:noProof/>
        </w:rPr>
        <w:drawing>
          <wp:inline distT="0" distB="0" distL="0" distR="0" wp14:anchorId="572AF183" wp14:editId="4BE0DC87">
            <wp:extent cx="5943600" cy="2768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6860"/>
                    </a:xfrm>
                    <a:prstGeom prst="rect">
                      <a:avLst/>
                    </a:prstGeom>
                  </pic:spPr>
                </pic:pic>
              </a:graphicData>
            </a:graphic>
          </wp:inline>
        </w:drawing>
      </w:r>
    </w:p>
    <w:p w14:paraId="11F4EEEC" w14:textId="77777777" w:rsidR="003B63C9" w:rsidRDefault="003B63C9" w:rsidP="003B63C9">
      <w:pPr>
        <w:rPr>
          <w:rFonts w:ascii="Calibri" w:hAnsi="Calibri" w:cs="Calibri"/>
        </w:rPr>
      </w:pPr>
    </w:p>
    <w:p w14:paraId="7C7E99DD" w14:textId="77777777" w:rsidR="003B63C9" w:rsidRPr="008339B6" w:rsidRDefault="003B63C9" w:rsidP="003B63C9">
      <w:pPr>
        <w:rPr>
          <w:rFonts w:ascii="Calibri" w:hAnsi="Calibri" w:cs="Calibri"/>
        </w:rPr>
      </w:pPr>
    </w:p>
    <w:p w14:paraId="1FE1B417" w14:textId="77777777" w:rsidR="003B63C9" w:rsidRDefault="003B63C9" w:rsidP="003B63C9">
      <w:pPr>
        <w:pStyle w:val="Heading2"/>
        <w:tabs>
          <w:tab w:val="left" w:pos="90"/>
          <w:tab w:val="num" w:pos="1080"/>
        </w:tabs>
        <w:ind w:hanging="720"/>
        <w:rPr>
          <w:rFonts w:ascii="Calibri" w:hAnsi="Calibri" w:cs="Calibri"/>
        </w:rPr>
      </w:pPr>
      <w:bookmarkStart w:id="185" w:name="_Toc164755217"/>
      <w:bookmarkStart w:id="186" w:name="_Toc359251051"/>
      <w:bookmarkStart w:id="187" w:name="_Toc461125160"/>
      <w:r>
        <w:rPr>
          <w:rFonts w:ascii="Calibri" w:hAnsi="Calibri" w:cs="Calibri"/>
        </w:rPr>
        <w:t>Cycle Zero Requirements</w:t>
      </w:r>
    </w:p>
    <w:p w14:paraId="30C69320" w14:textId="77777777" w:rsidR="003B63C9" w:rsidRDefault="003B63C9" w:rsidP="003B63C9">
      <w:pPr>
        <w:rPr>
          <w:i/>
        </w:rPr>
      </w:pPr>
      <w:r w:rsidRPr="003A0C96">
        <w:rPr>
          <w:i/>
        </w:rPr>
        <w:t xml:space="preserve">&lt;Specify the cutover </w:t>
      </w:r>
      <w:r>
        <w:rPr>
          <w:i/>
        </w:rPr>
        <w:t>activities</w:t>
      </w:r>
      <w:r w:rsidRPr="003A0C96">
        <w:rPr>
          <w:i/>
        </w:rPr>
        <w:t>, if any&gt;</w:t>
      </w:r>
    </w:p>
    <w:p w14:paraId="4D06F204" w14:textId="77777777" w:rsidR="003B63C9" w:rsidRPr="003A0C96" w:rsidRDefault="003B63C9" w:rsidP="003B63C9">
      <w:pPr>
        <w:rPr>
          <w:i/>
        </w:rPr>
      </w:pPr>
    </w:p>
    <w:p w14:paraId="1E7F508F" w14:textId="77777777" w:rsidR="003B63C9" w:rsidRPr="00D87699" w:rsidRDefault="003B63C9" w:rsidP="003B63C9">
      <w:pPr>
        <w:pStyle w:val="Heading2"/>
        <w:tabs>
          <w:tab w:val="left" w:pos="90"/>
          <w:tab w:val="num" w:pos="1080"/>
        </w:tabs>
        <w:ind w:hanging="720"/>
        <w:rPr>
          <w:rFonts w:ascii="Calibri" w:hAnsi="Calibri" w:cs="Calibri"/>
        </w:rPr>
      </w:pPr>
      <w:r w:rsidRPr="00D87699">
        <w:rPr>
          <w:rFonts w:ascii="Calibri" w:hAnsi="Calibri" w:cs="Calibri"/>
        </w:rPr>
        <w:t>Error/Exception Handling</w:t>
      </w:r>
    </w:p>
    <w:p w14:paraId="15422DE8" w14:textId="77777777" w:rsidR="003B63C9" w:rsidRPr="003A0C96" w:rsidRDefault="003B63C9" w:rsidP="003B63C9"/>
    <w:p w14:paraId="26E7DA5A" w14:textId="77777777" w:rsidR="003B63C9" w:rsidRDefault="003B63C9" w:rsidP="003B63C9">
      <w:pPr>
        <w:pStyle w:val="Heading2"/>
        <w:tabs>
          <w:tab w:val="left" w:pos="90"/>
          <w:tab w:val="num" w:pos="1080"/>
        </w:tabs>
        <w:ind w:hanging="720"/>
        <w:rPr>
          <w:rFonts w:ascii="Calibri" w:hAnsi="Calibri" w:cs="Calibri"/>
        </w:rPr>
      </w:pPr>
      <w:r>
        <w:rPr>
          <w:rFonts w:ascii="Calibri" w:hAnsi="Calibri" w:cs="Calibri"/>
        </w:rPr>
        <w:t xml:space="preserve">Assumptions/Dependencies </w:t>
      </w:r>
    </w:p>
    <w:p w14:paraId="27B06399" w14:textId="77777777" w:rsidR="003B63C9" w:rsidRDefault="003B63C9" w:rsidP="003B63C9">
      <w:pPr>
        <w:rPr>
          <w:i/>
        </w:rPr>
      </w:pPr>
      <w:r w:rsidRPr="0038187E">
        <w:rPr>
          <w:i/>
        </w:rPr>
        <w:t xml:space="preserve">  &lt;Specify any assumptions made on the </w:t>
      </w:r>
      <w:proofErr w:type="spellStart"/>
      <w:r w:rsidRPr="0038187E">
        <w:rPr>
          <w:i/>
        </w:rPr>
        <w:t>requrirements</w:t>
      </w:r>
      <w:proofErr w:type="spellEnd"/>
      <w:r w:rsidRPr="0038187E">
        <w:rPr>
          <w:i/>
        </w:rPr>
        <w:t xml:space="preserve"> or dependencies, if any&gt;</w:t>
      </w:r>
    </w:p>
    <w:p w14:paraId="34E9A133" w14:textId="77777777" w:rsidR="003B63C9" w:rsidRPr="00D87699" w:rsidRDefault="003B63C9" w:rsidP="003B63C9">
      <w:pPr>
        <w:pStyle w:val="Heading2"/>
        <w:tabs>
          <w:tab w:val="left" w:pos="90"/>
          <w:tab w:val="num" w:pos="1080"/>
        </w:tabs>
        <w:ind w:hanging="720"/>
        <w:rPr>
          <w:rFonts w:ascii="Calibri" w:hAnsi="Calibri" w:cs="Calibri"/>
        </w:rPr>
      </w:pPr>
      <w:bookmarkStart w:id="188" w:name="_Toc460339142"/>
      <w:r w:rsidRPr="00D87699">
        <w:rPr>
          <w:rFonts w:ascii="Calibri" w:hAnsi="Calibri" w:cs="Calibri"/>
        </w:rPr>
        <w:t>Security/Authorization Requirements</w:t>
      </w:r>
      <w:bookmarkEnd w:id="188"/>
    </w:p>
    <w:p w14:paraId="01D9F959" w14:textId="77777777" w:rsidR="003B63C9" w:rsidRDefault="003B63C9" w:rsidP="003B63C9">
      <w:pPr>
        <w:rPr>
          <w:i/>
        </w:rPr>
      </w:pPr>
    </w:p>
    <w:p w14:paraId="223F7A50" w14:textId="77777777" w:rsidR="003B63C9" w:rsidRPr="003E0C5F" w:rsidRDefault="003B63C9" w:rsidP="003B63C9">
      <w:pPr>
        <w:pStyle w:val="Heading2"/>
        <w:tabs>
          <w:tab w:val="left" w:pos="90"/>
          <w:tab w:val="num" w:pos="1080"/>
        </w:tabs>
        <w:ind w:hanging="720"/>
        <w:rPr>
          <w:rFonts w:ascii="Calibri" w:hAnsi="Calibri" w:cs="Calibri"/>
        </w:rPr>
      </w:pPr>
      <w:r w:rsidRPr="003E0C5F">
        <w:rPr>
          <w:rFonts w:ascii="Calibri" w:hAnsi="Calibri" w:cs="Calibri"/>
        </w:rPr>
        <w:t>Open Items / Issues Log / Proposed Solutions (Keep all history)</w:t>
      </w:r>
      <w:bookmarkEnd w:id="185"/>
      <w:bookmarkEnd w:id="186"/>
      <w:bookmarkEnd w:id="187"/>
    </w:p>
    <w:p w14:paraId="784424A1" w14:textId="77777777" w:rsidR="003B63C9" w:rsidRPr="003E0C5F" w:rsidRDefault="003B63C9" w:rsidP="003B63C9">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68"/>
        <w:gridCol w:w="2604"/>
        <w:gridCol w:w="1121"/>
        <w:gridCol w:w="822"/>
        <w:gridCol w:w="1504"/>
        <w:gridCol w:w="2625"/>
      </w:tblGrid>
      <w:tr w:rsidR="003B63C9" w:rsidRPr="003E0C5F" w14:paraId="4D6A54B6" w14:textId="77777777" w:rsidTr="00726313">
        <w:tc>
          <w:tcPr>
            <w:tcW w:w="349" w:type="pct"/>
            <w:tcBorders>
              <w:top w:val="single" w:sz="6" w:space="0" w:color="auto"/>
              <w:left w:val="single" w:sz="6" w:space="0" w:color="auto"/>
              <w:bottom w:val="single" w:sz="6" w:space="0" w:color="auto"/>
              <w:right w:val="single" w:sz="6" w:space="0" w:color="auto"/>
            </w:tcBorders>
            <w:shd w:val="clear" w:color="auto" w:fill="000000"/>
          </w:tcPr>
          <w:p w14:paraId="693E35F6" w14:textId="77777777" w:rsidR="003B63C9" w:rsidRPr="003E0C5F" w:rsidRDefault="003B63C9" w:rsidP="00726313">
            <w:pPr>
              <w:rPr>
                <w:rFonts w:ascii="Calibri" w:hAnsi="Calibri" w:cs="Calibri"/>
              </w:rPr>
            </w:pPr>
            <w:r>
              <w:rPr>
                <w:rFonts w:ascii="Calibri" w:hAnsi="Calibri" w:cs="Calibri"/>
              </w:rPr>
              <w:lastRenderedPageBreak/>
              <w:t>Item #</w:t>
            </w:r>
          </w:p>
        </w:tc>
        <w:tc>
          <w:tcPr>
            <w:tcW w:w="1398" w:type="pct"/>
            <w:tcBorders>
              <w:top w:val="single" w:sz="6" w:space="0" w:color="auto"/>
              <w:left w:val="single" w:sz="6" w:space="0" w:color="auto"/>
              <w:bottom w:val="single" w:sz="6" w:space="0" w:color="auto"/>
              <w:right w:val="single" w:sz="6" w:space="0" w:color="auto"/>
            </w:tcBorders>
            <w:shd w:val="clear" w:color="auto" w:fill="000000"/>
          </w:tcPr>
          <w:p w14:paraId="12A919C7" w14:textId="77777777" w:rsidR="003B63C9" w:rsidRPr="003E0C5F" w:rsidRDefault="003B63C9" w:rsidP="00726313">
            <w:pPr>
              <w:rPr>
                <w:rFonts w:ascii="Calibri" w:hAnsi="Calibri" w:cs="Calibri"/>
              </w:rPr>
            </w:pPr>
            <w:r w:rsidRPr="003E0C5F">
              <w:rPr>
                <w:rFonts w:ascii="Calibri" w:hAnsi="Calibri" w:cs="Calibri"/>
                <w:lang w:val="fr-FR"/>
              </w:rPr>
              <w:t>Description</w:t>
            </w:r>
          </w:p>
        </w:tc>
        <w:tc>
          <w:tcPr>
            <w:tcW w:w="604" w:type="pct"/>
            <w:tcBorders>
              <w:top w:val="single" w:sz="6" w:space="0" w:color="auto"/>
              <w:left w:val="single" w:sz="6" w:space="0" w:color="auto"/>
              <w:bottom w:val="single" w:sz="6" w:space="0" w:color="auto"/>
              <w:right w:val="single" w:sz="6" w:space="0" w:color="auto"/>
            </w:tcBorders>
            <w:shd w:val="clear" w:color="auto" w:fill="000000"/>
          </w:tcPr>
          <w:p w14:paraId="7C4EA0FC" w14:textId="77777777" w:rsidR="003B63C9" w:rsidRPr="003E0C5F" w:rsidRDefault="003B63C9" w:rsidP="00726313">
            <w:pPr>
              <w:rPr>
                <w:rFonts w:ascii="Calibri" w:hAnsi="Calibri" w:cs="Calibri"/>
              </w:rPr>
            </w:pPr>
            <w:r w:rsidRPr="003E0C5F">
              <w:rPr>
                <w:rFonts w:ascii="Calibri" w:hAnsi="Calibri" w:cs="Calibri"/>
              </w:rPr>
              <w:t>Date Opened</w:t>
            </w:r>
          </w:p>
        </w:tc>
        <w:tc>
          <w:tcPr>
            <w:tcW w:w="430" w:type="pct"/>
            <w:tcBorders>
              <w:top w:val="single" w:sz="6" w:space="0" w:color="auto"/>
              <w:left w:val="single" w:sz="6" w:space="0" w:color="auto"/>
              <w:bottom w:val="single" w:sz="6" w:space="0" w:color="auto"/>
              <w:right w:val="single" w:sz="6" w:space="0" w:color="auto"/>
            </w:tcBorders>
            <w:shd w:val="clear" w:color="auto" w:fill="000000"/>
          </w:tcPr>
          <w:p w14:paraId="6F82DE80" w14:textId="77777777" w:rsidR="003B63C9" w:rsidRPr="003E0C5F" w:rsidRDefault="003B63C9" w:rsidP="00726313">
            <w:pPr>
              <w:rPr>
                <w:rFonts w:ascii="Calibri" w:hAnsi="Calibri" w:cs="Calibri"/>
              </w:rPr>
            </w:pPr>
            <w:r w:rsidRPr="003E0C5F">
              <w:rPr>
                <w:rFonts w:ascii="Calibri" w:hAnsi="Calibri" w:cs="Calibri"/>
              </w:rPr>
              <w:t>Status</w:t>
            </w:r>
          </w:p>
        </w:tc>
        <w:tc>
          <w:tcPr>
            <w:tcW w:w="809" w:type="pct"/>
            <w:tcBorders>
              <w:top w:val="single" w:sz="6" w:space="0" w:color="auto"/>
              <w:left w:val="single" w:sz="6" w:space="0" w:color="auto"/>
              <w:bottom w:val="single" w:sz="6" w:space="0" w:color="auto"/>
              <w:right w:val="single" w:sz="6" w:space="0" w:color="auto"/>
            </w:tcBorders>
            <w:shd w:val="clear" w:color="auto" w:fill="000000"/>
          </w:tcPr>
          <w:p w14:paraId="0A9ED78E" w14:textId="77777777" w:rsidR="003B63C9" w:rsidRPr="001E377C" w:rsidRDefault="003B63C9" w:rsidP="00726313">
            <w:pPr>
              <w:rPr>
                <w:rFonts w:ascii="Calibri" w:hAnsi="Calibri" w:cs="Calibri"/>
              </w:rPr>
            </w:pPr>
            <w:r w:rsidRPr="001E377C">
              <w:rPr>
                <w:rFonts w:ascii="Calibri" w:hAnsi="Calibri" w:cs="Calibri"/>
              </w:rPr>
              <w:t>Assigned To</w:t>
            </w:r>
          </w:p>
          <w:p w14:paraId="0AC00A3A" w14:textId="77777777" w:rsidR="003B63C9" w:rsidRPr="003E0C5F" w:rsidRDefault="003B63C9" w:rsidP="00726313">
            <w:pPr>
              <w:rPr>
                <w:rFonts w:ascii="Calibri" w:hAnsi="Calibri" w:cs="Calibri"/>
                <w:lang w:val="fr-FR"/>
              </w:rPr>
            </w:pPr>
            <w:r w:rsidRPr="001E377C">
              <w:rPr>
                <w:rFonts w:ascii="Calibri" w:hAnsi="Calibri" w:cs="Calibri"/>
              </w:rPr>
              <w:t>&lt;Name&gt;</w:t>
            </w:r>
          </w:p>
        </w:tc>
        <w:tc>
          <w:tcPr>
            <w:tcW w:w="1409" w:type="pct"/>
            <w:tcBorders>
              <w:top w:val="single" w:sz="6" w:space="0" w:color="auto"/>
              <w:left w:val="single" w:sz="6" w:space="0" w:color="auto"/>
              <w:bottom w:val="single" w:sz="6" w:space="0" w:color="auto"/>
              <w:right w:val="single" w:sz="6" w:space="0" w:color="auto"/>
            </w:tcBorders>
            <w:shd w:val="clear" w:color="auto" w:fill="000000"/>
          </w:tcPr>
          <w:p w14:paraId="045509EC" w14:textId="77777777" w:rsidR="003B63C9" w:rsidRPr="003E0C5F" w:rsidRDefault="003B63C9" w:rsidP="00726313">
            <w:pPr>
              <w:rPr>
                <w:rFonts w:ascii="Calibri" w:hAnsi="Calibri" w:cs="Calibri"/>
                <w:lang w:val="fr-FR"/>
              </w:rPr>
            </w:pPr>
            <w:r w:rsidRPr="001E377C">
              <w:rPr>
                <w:rFonts w:ascii="Calibri" w:hAnsi="Calibri" w:cs="Calibri"/>
              </w:rPr>
              <w:t>Comments</w:t>
            </w:r>
          </w:p>
        </w:tc>
      </w:tr>
      <w:tr w:rsidR="003B63C9" w:rsidRPr="003E0C5F" w14:paraId="5C8E959F" w14:textId="77777777" w:rsidTr="00726313">
        <w:trPr>
          <w:trHeight w:hRule="exact" w:val="1005"/>
        </w:trPr>
        <w:tc>
          <w:tcPr>
            <w:tcW w:w="349" w:type="pct"/>
            <w:tcBorders>
              <w:top w:val="single" w:sz="6" w:space="0" w:color="auto"/>
            </w:tcBorders>
          </w:tcPr>
          <w:p w14:paraId="0340A9E1" w14:textId="77777777" w:rsidR="003B63C9" w:rsidRPr="003E0C5F" w:rsidRDefault="003B63C9" w:rsidP="00726313">
            <w:pPr>
              <w:rPr>
                <w:rFonts w:ascii="Calibri" w:hAnsi="Calibri" w:cs="Calibri"/>
              </w:rPr>
            </w:pPr>
          </w:p>
        </w:tc>
        <w:tc>
          <w:tcPr>
            <w:tcW w:w="1398" w:type="pct"/>
            <w:tcBorders>
              <w:top w:val="single" w:sz="6" w:space="0" w:color="auto"/>
            </w:tcBorders>
          </w:tcPr>
          <w:p w14:paraId="62C1D575" w14:textId="77777777" w:rsidR="003B63C9" w:rsidRPr="003E0C5F" w:rsidRDefault="003B63C9" w:rsidP="00726313">
            <w:pPr>
              <w:rPr>
                <w:rFonts w:ascii="Calibri" w:hAnsi="Calibri" w:cs="Calibri"/>
              </w:rPr>
            </w:pPr>
          </w:p>
        </w:tc>
        <w:tc>
          <w:tcPr>
            <w:tcW w:w="604" w:type="pct"/>
            <w:tcBorders>
              <w:top w:val="single" w:sz="6" w:space="0" w:color="auto"/>
            </w:tcBorders>
          </w:tcPr>
          <w:p w14:paraId="4126D69A" w14:textId="77777777" w:rsidR="003B63C9" w:rsidRPr="003E0C5F" w:rsidRDefault="003B63C9" w:rsidP="00726313">
            <w:pPr>
              <w:rPr>
                <w:rFonts w:ascii="Calibri" w:hAnsi="Calibri" w:cs="Calibri"/>
              </w:rPr>
            </w:pPr>
          </w:p>
        </w:tc>
        <w:tc>
          <w:tcPr>
            <w:tcW w:w="430" w:type="pct"/>
            <w:tcBorders>
              <w:top w:val="single" w:sz="6" w:space="0" w:color="auto"/>
            </w:tcBorders>
          </w:tcPr>
          <w:p w14:paraId="0A03AE69" w14:textId="77777777" w:rsidR="003B63C9" w:rsidRPr="003E0C5F" w:rsidRDefault="003B63C9" w:rsidP="00726313">
            <w:pPr>
              <w:rPr>
                <w:rFonts w:ascii="Calibri" w:hAnsi="Calibri" w:cs="Calibri"/>
              </w:rPr>
            </w:pPr>
          </w:p>
        </w:tc>
        <w:tc>
          <w:tcPr>
            <w:tcW w:w="809" w:type="pct"/>
            <w:tcBorders>
              <w:top w:val="single" w:sz="6" w:space="0" w:color="auto"/>
            </w:tcBorders>
          </w:tcPr>
          <w:p w14:paraId="4A46AB2A" w14:textId="77777777" w:rsidR="003B63C9" w:rsidRPr="003E0C5F" w:rsidRDefault="003B63C9" w:rsidP="00726313">
            <w:pPr>
              <w:tabs>
                <w:tab w:val="left" w:pos="945"/>
              </w:tabs>
              <w:rPr>
                <w:rFonts w:ascii="Calibri" w:hAnsi="Calibri" w:cs="Calibri"/>
              </w:rPr>
            </w:pPr>
          </w:p>
        </w:tc>
        <w:tc>
          <w:tcPr>
            <w:tcW w:w="1409" w:type="pct"/>
            <w:tcBorders>
              <w:top w:val="single" w:sz="6" w:space="0" w:color="auto"/>
            </w:tcBorders>
          </w:tcPr>
          <w:p w14:paraId="14214CDE" w14:textId="77777777" w:rsidR="003B63C9" w:rsidRPr="003E0C5F" w:rsidRDefault="003B63C9" w:rsidP="00726313">
            <w:pPr>
              <w:tabs>
                <w:tab w:val="left" w:pos="945"/>
              </w:tabs>
              <w:rPr>
                <w:rFonts w:ascii="Calibri" w:hAnsi="Calibri" w:cs="Calibri"/>
              </w:rPr>
            </w:pPr>
          </w:p>
        </w:tc>
      </w:tr>
      <w:tr w:rsidR="003B63C9" w:rsidRPr="003E0C5F" w14:paraId="7E91B67D" w14:textId="77777777" w:rsidTr="00726313">
        <w:trPr>
          <w:trHeight w:hRule="exact" w:val="888"/>
        </w:trPr>
        <w:tc>
          <w:tcPr>
            <w:tcW w:w="349" w:type="pct"/>
          </w:tcPr>
          <w:p w14:paraId="650EDEB5" w14:textId="77777777" w:rsidR="003B63C9" w:rsidRPr="003E0C5F" w:rsidRDefault="003B63C9" w:rsidP="00726313">
            <w:pPr>
              <w:rPr>
                <w:rFonts w:ascii="Calibri" w:hAnsi="Calibri" w:cs="Calibri"/>
              </w:rPr>
            </w:pPr>
          </w:p>
        </w:tc>
        <w:tc>
          <w:tcPr>
            <w:tcW w:w="1398" w:type="pct"/>
          </w:tcPr>
          <w:p w14:paraId="0682BFD1" w14:textId="77777777" w:rsidR="003B63C9" w:rsidRPr="003E0C5F" w:rsidRDefault="003B63C9" w:rsidP="00726313">
            <w:pPr>
              <w:rPr>
                <w:rFonts w:ascii="Calibri" w:hAnsi="Calibri" w:cs="Calibri"/>
              </w:rPr>
            </w:pPr>
          </w:p>
        </w:tc>
        <w:tc>
          <w:tcPr>
            <w:tcW w:w="604" w:type="pct"/>
          </w:tcPr>
          <w:p w14:paraId="61056447" w14:textId="77777777" w:rsidR="003B63C9" w:rsidRPr="003E0C5F" w:rsidRDefault="003B63C9" w:rsidP="00726313">
            <w:pPr>
              <w:rPr>
                <w:rFonts w:ascii="Calibri" w:hAnsi="Calibri" w:cs="Calibri"/>
              </w:rPr>
            </w:pPr>
          </w:p>
        </w:tc>
        <w:tc>
          <w:tcPr>
            <w:tcW w:w="430" w:type="pct"/>
          </w:tcPr>
          <w:p w14:paraId="26E4F034" w14:textId="77777777" w:rsidR="003B63C9" w:rsidRPr="003E0C5F" w:rsidRDefault="003B63C9" w:rsidP="00726313">
            <w:pPr>
              <w:rPr>
                <w:rFonts w:ascii="Calibri" w:hAnsi="Calibri" w:cs="Calibri"/>
              </w:rPr>
            </w:pPr>
          </w:p>
        </w:tc>
        <w:tc>
          <w:tcPr>
            <w:tcW w:w="809" w:type="pct"/>
          </w:tcPr>
          <w:p w14:paraId="37DFD0C2" w14:textId="77777777" w:rsidR="003B63C9" w:rsidRPr="003E0C5F" w:rsidRDefault="003B63C9" w:rsidP="00726313">
            <w:pPr>
              <w:tabs>
                <w:tab w:val="left" w:pos="945"/>
              </w:tabs>
              <w:rPr>
                <w:rFonts w:ascii="Calibri" w:hAnsi="Calibri" w:cs="Calibri"/>
              </w:rPr>
            </w:pPr>
          </w:p>
        </w:tc>
        <w:tc>
          <w:tcPr>
            <w:tcW w:w="1409" w:type="pct"/>
          </w:tcPr>
          <w:p w14:paraId="20588276" w14:textId="77777777" w:rsidR="003B63C9" w:rsidRPr="003E0C5F" w:rsidRDefault="003B63C9" w:rsidP="00726313">
            <w:pPr>
              <w:tabs>
                <w:tab w:val="left" w:pos="945"/>
              </w:tabs>
              <w:rPr>
                <w:rFonts w:ascii="Calibri" w:hAnsi="Calibri" w:cs="Calibri"/>
              </w:rPr>
            </w:pPr>
          </w:p>
        </w:tc>
      </w:tr>
    </w:tbl>
    <w:p w14:paraId="3712E082" w14:textId="77777777" w:rsidR="003B63C9" w:rsidRDefault="003B63C9" w:rsidP="003B63C9">
      <w:pPr>
        <w:ind w:left="720"/>
        <w:rPr>
          <w:rStyle w:val="Instructions"/>
          <w:rFonts w:ascii="Calibri" w:hAnsi="Calibri" w:cs="Calibri"/>
          <w:i w:val="0"/>
        </w:rPr>
      </w:pPr>
    </w:p>
    <w:p w14:paraId="6A3BA1E2" w14:textId="77777777" w:rsidR="003B63C9" w:rsidRDefault="003B63C9" w:rsidP="003B63C9">
      <w:pPr>
        <w:ind w:left="720"/>
        <w:rPr>
          <w:rStyle w:val="Instructions"/>
          <w:rFonts w:ascii="Calibri" w:hAnsi="Calibri" w:cs="Calibri"/>
          <w:i w:val="0"/>
        </w:rPr>
      </w:pPr>
    </w:p>
    <w:p w14:paraId="0CBE3FF5" w14:textId="77777777" w:rsidR="003B63C9" w:rsidRDefault="003B63C9" w:rsidP="003B63C9">
      <w:pPr>
        <w:ind w:left="720"/>
        <w:rPr>
          <w:rStyle w:val="Instructions"/>
          <w:rFonts w:ascii="Calibri" w:hAnsi="Calibri" w:cs="Calibri"/>
          <w:i w:val="0"/>
        </w:rPr>
      </w:pPr>
    </w:p>
    <w:p w14:paraId="79A86035" w14:textId="77777777" w:rsidR="003B63C9" w:rsidRPr="003E0C5F" w:rsidRDefault="003B63C9" w:rsidP="003B63C9">
      <w:pPr>
        <w:ind w:left="720"/>
        <w:rPr>
          <w:rStyle w:val="Instructions"/>
          <w:rFonts w:ascii="Calibri" w:hAnsi="Calibri" w:cs="Calibri"/>
          <w:i w:val="0"/>
        </w:rPr>
      </w:pPr>
    </w:p>
    <w:p w14:paraId="4B7FD906" w14:textId="77777777" w:rsidR="003B63C9" w:rsidRPr="003E0C5F" w:rsidRDefault="003B63C9" w:rsidP="003B63C9">
      <w:pPr>
        <w:rPr>
          <w:rFonts w:ascii="Calibri" w:hAnsi="Calibri" w:cs="Calibri"/>
        </w:rPr>
      </w:pPr>
    </w:p>
    <w:p w14:paraId="02B59A1E" w14:textId="77777777" w:rsidR="003B63C9" w:rsidRPr="003E0C5F" w:rsidRDefault="003B63C9" w:rsidP="003B63C9">
      <w:pPr>
        <w:pStyle w:val="Heading2"/>
        <w:tabs>
          <w:tab w:val="left" w:pos="90"/>
          <w:tab w:val="num" w:pos="1080"/>
        </w:tabs>
        <w:ind w:hanging="720"/>
        <w:rPr>
          <w:rFonts w:ascii="Calibri" w:hAnsi="Calibri" w:cs="Calibri"/>
        </w:rPr>
      </w:pPr>
      <w:bookmarkStart w:id="189" w:name="_Toc400980261"/>
      <w:bookmarkStart w:id="190" w:name="_Toc461125161"/>
      <w:r w:rsidRPr="003E0C5F">
        <w:rPr>
          <w:rFonts w:ascii="Calibri" w:hAnsi="Calibri" w:cs="Calibri"/>
        </w:rPr>
        <w:t>Technical Unit test plan:</w:t>
      </w:r>
      <w:bookmarkEnd w:id="189"/>
      <w:bookmarkEnd w:id="190"/>
      <w:r w:rsidRPr="003E0C5F">
        <w:rPr>
          <w:rFonts w:ascii="Calibri" w:hAnsi="Calibri" w:cs="Calibr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10"/>
        <w:gridCol w:w="1700"/>
        <w:gridCol w:w="1664"/>
        <w:gridCol w:w="1479"/>
        <w:gridCol w:w="1479"/>
        <w:gridCol w:w="2618"/>
      </w:tblGrid>
      <w:tr w:rsidR="003B63C9" w:rsidRPr="003E0C5F" w14:paraId="0DAA18B7" w14:textId="77777777" w:rsidTr="00726313">
        <w:trPr>
          <w:cantSplit/>
          <w:trHeight w:val="135"/>
        </w:trPr>
        <w:tc>
          <w:tcPr>
            <w:tcW w:w="219" w:type="pct"/>
            <w:tcBorders>
              <w:top w:val="single" w:sz="8" w:space="0" w:color="auto"/>
              <w:left w:val="single" w:sz="4" w:space="0" w:color="auto"/>
              <w:bottom w:val="single" w:sz="8" w:space="0" w:color="auto"/>
              <w:right w:val="single" w:sz="8" w:space="0" w:color="auto"/>
            </w:tcBorders>
            <w:shd w:val="clear" w:color="auto" w:fill="FFFFFF"/>
            <w:hideMark/>
          </w:tcPr>
          <w:p w14:paraId="0BE629B3" w14:textId="77777777" w:rsidR="003B63C9" w:rsidRPr="003E0C5F" w:rsidRDefault="003B63C9" w:rsidP="00726313">
            <w:pPr>
              <w:pStyle w:val="TableText"/>
              <w:rPr>
                <w:rFonts w:ascii="Calibri" w:hAnsi="Calibri" w:cs="Calibri"/>
                <w:b/>
                <w:noProof/>
                <w:sz w:val="20"/>
              </w:rPr>
            </w:pPr>
            <w:r w:rsidRPr="003E0C5F">
              <w:rPr>
                <w:rFonts w:ascii="Calibri" w:hAnsi="Calibri" w:cs="Calibri"/>
                <w:b/>
                <w:noProof/>
                <w:sz w:val="20"/>
              </w:rPr>
              <w:t>ID</w:t>
            </w:r>
          </w:p>
        </w:tc>
        <w:tc>
          <w:tcPr>
            <w:tcW w:w="909" w:type="pct"/>
            <w:tcBorders>
              <w:top w:val="single" w:sz="8" w:space="0" w:color="auto"/>
              <w:left w:val="single" w:sz="8" w:space="0" w:color="auto"/>
              <w:bottom w:val="single" w:sz="8" w:space="0" w:color="auto"/>
              <w:right w:val="single" w:sz="4" w:space="0" w:color="auto"/>
            </w:tcBorders>
            <w:shd w:val="clear" w:color="auto" w:fill="FFFFFF"/>
            <w:hideMark/>
          </w:tcPr>
          <w:p w14:paraId="17DA5F5F" w14:textId="77777777" w:rsidR="003B63C9" w:rsidRPr="003E0C5F" w:rsidRDefault="003B63C9" w:rsidP="00726313">
            <w:pPr>
              <w:pStyle w:val="TableText"/>
              <w:spacing w:before="0" w:after="0"/>
              <w:rPr>
                <w:rFonts w:ascii="Calibri" w:hAnsi="Calibri" w:cs="Calibri"/>
                <w:b/>
                <w:noProof/>
                <w:sz w:val="20"/>
              </w:rPr>
            </w:pPr>
            <w:r w:rsidRPr="003E0C5F">
              <w:rPr>
                <w:rFonts w:ascii="Calibri" w:hAnsi="Calibri" w:cs="Calibri"/>
                <w:b/>
                <w:noProof/>
                <w:sz w:val="20"/>
              </w:rPr>
              <w:t>Test Scenario</w:t>
            </w:r>
          </w:p>
        </w:tc>
        <w:tc>
          <w:tcPr>
            <w:tcW w:w="890" w:type="pct"/>
            <w:tcBorders>
              <w:top w:val="single" w:sz="8" w:space="0" w:color="auto"/>
              <w:left w:val="single" w:sz="4" w:space="0" w:color="auto"/>
              <w:bottom w:val="single" w:sz="8" w:space="0" w:color="auto"/>
              <w:right w:val="single" w:sz="4" w:space="0" w:color="auto"/>
            </w:tcBorders>
            <w:shd w:val="clear" w:color="auto" w:fill="FFFFFF"/>
            <w:hideMark/>
          </w:tcPr>
          <w:p w14:paraId="2F89717B" w14:textId="77777777" w:rsidR="003B63C9" w:rsidRPr="003E0C5F" w:rsidRDefault="003B63C9" w:rsidP="00726313">
            <w:pPr>
              <w:pStyle w:val="TableText"/>
              <w:spacing w:before="0" w:after="0"/>
              <w:rPr>
                <w:rFonts w:ascii="Calibri" w:hAnsi="Calibri" w:cs="Calibri"/>
                <w:b/>
                <w:noProof/>
                <w:sz w:val="20"/>
              </w:rPr>
            </w:pPr>
            <w:r w:rsidRPr="003E0C5F">
              <w:rPr>
                <w:rFonts w:ascii="Calibri" w:hAnsi="Calibri" w:cs="Calibri"/>
                <w:b/>
                <w:noProof/>
                <w:sz w:val="20"/>
              </w:rPr>
              <w:t>Expected Results</w:t>
            </w: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46D34C32" w14:textId="77777777" w:rsidR="003B63C9" w:rsidRDefault="003B63C9" w:rsidP="00726313">
            <w:pPr>
              <w:pStyle w:val="TableText"/>
              <w:spacing w:before="0" w:after="0"/>
              <w:rPr>
                <w:rFonts w:ascii="Calibri" w:hAnsi="Calibri" w:cs="Calibri"/>
                <w:b/>
                <w:noProof/>
                <w:sz w:val="20"/>
              </w:rPr>
            </w:pPr>
            <w:r>
              <w:rPr>
                <w:rFonts w:ascii="Calibri" w:hAnsi="Calibri" w:cs="Calibri"/>
                <w:b/>
                <w:noProof/>
                <w:sz w:val="20"/>
              </w:rPr>
              <w:t>Test System</w:t>
            </w:r>
          </w:p>
          <w:p w14:paraId="331EE774" w14:textId="77777777" w:rsidR="003B63C9" w:rsidRPr="003E0C5F" w:rsidRDefault="003B63C9" w:rsidP="00726313">
            <w:pPr>
              <w:pStyle w:val="TableText"/>
              <w:spacing w:before="0" w:after="0"/>
              <w:rPr>
                <w:rFonts w:ascii="Calibri" w:hAnsi="Calibri" w:cs="Calibri"/>
                <w:b/>
                <w:noProof/>
                <w:sz w:val="20"/>
              </w:rPr>
            </w:pPr>
            <w:r>
              <w:rPr>
                <w:rFonts w:ascii="Calibri" w:hAnsi="Calibri" w:cs="Calibri"/>
                <w:b/>
                <w:noProof/>
                <w:sz w:val="20"/>
              </w:rPr>
              <w:t>/Environment</w:t>
            </w:r>
          </w:p>
        </w:tc>
        <w:tc>
          <w:tcPr>
            <w:tcW w:w="791" w:type="pct"/>
            <w:tcBorders>
              <w:top w:val="single" w:sz="8" w:space="0" w:color="auto"/>
              <w:left w:val="single" w:sz="4" w:space="0" w:color="auto"/>
              <w:bottom w:val="single" w:sz="8" w:space="0" w:color="auto"/>
              <w:right w:val="single" w:sz="4" w:space="0" w:color="auto"/>
            </w:tcBorders>
            <w:shd w:val="clear" w:color="auto" w:fill="FFFFFF"/>
            <w:hideMark/>
          </w:tcPr>
          <w:p w14:paraId="43A221A9" w14:textId="77777777" w:rsidR="003B63C9" w:rsidRPr="003E0C5F" w:rsidRDefault="003B63C9" w:rsidP="00726313">
            <w:pPr>
              <w:pStyle w:val="TableText"/>
              <w:spacing w:before="0" w:after="0"/>
              <w:rPr>
                <w:rFonts w:ascii="Calibri" w:hAnsi="Calibri" w:cs="Calibri"/>
                <w:b/>
                <w:noProof/>
                <w:sz w:val="20"/>
              </w:rPr>
            </w:pPr>
            <w:r w:rsidRPr="003E0C5F">
              <w:rPr>
                <w:rFonts w:ascii="Calibri" w:hAnsi="Calibri" w:cs="Calibri"/>
                <w:b/>
                <w:noProof/>
                <w:sz w:val="20"/>
              </w:rPr>
              <w:t>D</w:t>
            </w:r>
            <w:r>
              <w:rPr>
                <w:rFonts w:ascii="Calibri" w:hAnsi="Calibri" w:cs="Calibri"/>
                <w:b/>
                <w:noProof/>
                <w:sz w:val="20"/>
              </w:rPr>
              <w:t>ocuments used for testing in Dev/QA</w:t>
            </w:r>
          </w:p>
        </w:tc>
        <w:tc>
          <w:tcPr>
            <w:tcW w:w="1400" w:type="pct"/>
            <w:tcBorders>
              <w:top w:val="single" w:sz="8" w:space="0" w:color="auto"/>
              <w:left w:val="single" w:sz="4" w:space="0" w:color="auto"/>
              <w:bottom w:val="single" w:sz="8" w:space="0" w:color="auto"/>
              <w:right w:val="single" w:sz="4" w:space="0" w:color="auto"/>
            </w:tcBorders>
            <w:shd w:val="clear" w:color="auto" w:fill="FFFFFF"/>
            <w:hideMark/>
          </w:tcPr>
          <w:p w14:paraId="3DF2260A" w14:textId="77777777" w:rsidR="003B63C9" w:rsidRPr="003E0C5F" w:rsidRDefault="003B63C9" w:rsidP="00726313">
            <w:pPr>
              <w:pStyle w:val="TableText"/>
              <w:spacing w:before="0" w:after="0"/>
              <w:rPr>
                <w:rFonts w:ascii="Calibri" w:hAnsi="Calibri" w:cs="Calibri"/>
                <w:b/>
                <w:noProof/>
                <w:sz w:val="20"/>
              </w:rPr>
            </w:pPr>
            <w:r w:rsidRPr="003E0C5F">
              <w:rPr>
                <w:rFonts w:ascii="Calibri" w:hAnsi="Calibri" w:cs="Calibri"/>
                <w:b/>
                <w:noProof/>
                <w:sz w:val="20"/>
              </w:rPr>
              <w:t>Comments</w:t>
            </w:r>
          </w:p>
        </w:tc>
      </w:tr>
      <w:tr w:rsidR="003B63C9" w:rsidRPr="003E0C5F" w14:paraId="5583AF7B" w14:textId="77777777" w:rsidTr="00726313">
        <w:trPr>
          <w:cantSplit/>
          <w:trHeight w:val="279"/>
        </w:trPr>
        <w:tc>
          <w:tcPr>
            <w:tcW w:w="219" w:type="pct"/>
            <w:tcBorders>
              <w:top w:val="single" w:sz="4" w:space="0" w:color="auto"/>
              <w:left w:val="single" w:sz="4" w:space="0" w:color="auto"/>
              <w:bottom w:val="single" w:sz="8" w:space="0" w:color="auto"/>
              <w:right w:val="single" w:sz="8" w:space="0" w:color="auto"/>
            </w:tcBorders>
          </w:tcPr>
          <w:p w14:paraId="5182D81B" w14:textId="77777777" w:rsidR="003B63C9" w:rsidRPr="003E0C5F" w:rsidRDefault="003B63C9" w:rsidP="00726313">
            <w:pPr>
              <w:pStyle w:val="TableText"/>
              <w:rPr>
                <w:rFonts w:ascii="Calibri" w:hAnsi="Calibri" w:cs="Calibri"/>
                <w:noProof/>
              </w:rPr>
            </w:pPr>
            <w:r w:rsidRPr="003E0C5F">
              <w:rPr>
                <w:rFonts w:ascii="Calibri" w:hAnsi="Calibri" w:cs="Calibri"/>
                <w:noProof/>
              </w:rPr>
              <w:t>1</w:t>
            </w:r>
          </w:p>
        </w:tc>
        <w:tc>
          <w:tcPr>
            <w:tcW w:w="909" w:type="pct"/>
            <w:tcBorders>
              <w:top w:val="single" w:sz="4" w:space="0" w:color="auto"/>
              <w:left w:val="single" w:sz="8" w:space="0" w:color="auto"/>
              <w:bottom w:val="single" w:sz="8" w:space="0" w:color="auto"/>
              <w:right w:val="single" w:sz="4" w:space="0" w:color="auto"/>
            </w:tcBorders>
          </w:tcPr>
          <w:p w14:paraId="23A9636B" w14:textId="77777777" w:rsidR="003B63C9" w:rsidRPr="003E0C5F" w:rsidRDefault="003B63C9" w:rsidP="00726313">
            <w:pPr>
              <w:jc w:val="both"/>
              <w:rPr>
                <w:rFonts w:ascii="Calibri" w:hAnsi="Calibri" w:cs="Calibri"/>
                <w:color w:val="000000"/>
                <w:sz w:val="22"/>
                <w:szCs w:val="22"/>
              </w:rPr>
            </w:pPr>
          </w:p>
        </w:tc>
        <w:tc>
          <w:tcPr>
            <w:tcW w:w="890" w:type="pct"/>
            <w:tcBorders>
              <w:top w:val="single" w:sz="4" w:space="0" w:color="auto"/>
              <w:left w:val="single" w:sz="4" w:space="0" w:color="auto"/>
              <w:bottom w:val="single" w:sz="8" w:space="0" w:color="auto"/>
              <w:right w:val="single" w:sz="4" w:space="0" w:color="auto"/>
            </w:tcBorders>
          </w:tcPr>
          <w:p w14:paraId="3457D105" w14:textId="77777777" w:rsidR="003B63C9" w:rsidRPr="003E0C5F" w:rsidRDefault="003B63C9" w:rsidP="00726313">
            <w:pPr>
              <w:jc w:val="both"/>
              <w:rPr>
                <w:rFonts w:ascii="Calibri" w:hAnsi="Calibri" w:cs="Calibri"/>
                <w:color w:val="000000"/>
                <w:sz w:val="22"/>
                <w:szCs w:val="22"/>
              </w:rPr>
            </w:pPr>
          </w:p>
        </w:tc>
        <w:tc>
          <w:tcPr>
            <w:tcW w:w="791" w:type="pct"/>
            <w:tcBorders>
              <w:top w:val="single" w:sz="4" w:space="0" w:color="auto"/>
              <w:left w:val="single" w:sz="4" w:space="0" w:color="auto"/>
              <w:bottom w:val="single" w:sz="8" w:space="0" w:color="auto"/>
              <w:right w:val="single" w:sz="4" w:space="0" w:color="auto"/>
            </w:tcBorders>
          </w:tcPr>
          <w:p w14:paraId="27FA7BCB" w14:textId="77777777" w:rsidR="003B63C9" w:rsidRPr="003E0C5F" w:rsidRDefault="003B63C9" w:rsidP="00726313">
            <w:pPr>
              <w:rPr>
                <w:rFonts w:ascii="Calibri" w:hAnsi="Calibri" w:cs="Calibri"/>
                <w:color w:val="000000"/>
                <w:sz w:val="22"/>
                <w:szCs w:val="22"/>
              </w:rPr>
            </w:pPr>
          </w:p>
        </w:tc>
        <w:tc>
          <w:tcPr>
            <w:tcW w:w="791" w:type="pct"/>
            <w:tcBorders>
              <w:top w:val="single" w:sz="4" w:space="0" w:color="auto"/>
              <w:left w:val="single" w:sz="4" w:space="0" w:color="auto"/>
              <w:bottom w:val="single" w:sz="8" w:space="0" w:color="auto"/>
              <w:right w:val="single" w:sz="4" w:space="0" w:color="auto"/>
            </w:tcBorders>
          </w:tcPr>
          <w:p w14:paraId="4F6BDF74" w14:textId="77777777" w:rsidR="003B63C9" w:rsidRPr="003E0C5F" w:rsidRDefault="003B63C9" w:rsidP="00726313">
            <w:pPr>
              <w:rPr>
                <w:rFonts w:ascii="Calibri" w:hAnsi="Calibri" w:cs="Calibri"/>
                <w:color w:val="000000"/>
                <w:sz w:val="22"/>
                <w:szCs w:val="22"/>
              </w:rPr>
            </w:pPr>
          </w:p>
        </w:tc>
        <w:tc>
          <w:tcPr>
            <w:tcW w:w="1400" w:type="pct"/>
            <w:tcBorders>
              <w:top w:val="single" w:sz="4" w:space="0" w:color="auto"/>
              <w:left w:val="single" w:sz="4" w:space="0" w:color="auto"/>
              <w:bottom w:val="single" w:sz="8" w:space="0" w:color="auto"/>
              <w:right w:val="single" w:sz="4" w:space="0" w:color="auto"/>
            </w:tcBorders>
          </w:tcPr>
          <w:p w14:paraId="786854A1" w14:textId="77777777" w:rsidR="003B63C9" w:rsidRPr="003E0C5F" w:rsidRDefault="003B63C9" w:rsidP="00726313">
            <w:pPr>
              <w:rPr>
                <w:rFonts w:ascii="Calibri" w:hAnsi="Calibri" w:cs="Calibri"/>
                <w:color w:val="000000"/>
                <w:sz w:val="22"/>
                <w:szCs w:val="22"/>
              </w:rPr>
            </w:pPr>
          </w:p>
        </w:tc>
      </w:tr>
      <w:tr w:rsidR="003B63C9" w:rsidRPr="003E0C5F" w14:paraId="62F55401" w14:textId="77777777" w:rsidTr="00726313">
        <w:trPr>
          <w:cantSplit/>
          <w:trHeight w:val="225"/>
        </w:trPr>
        <w:tc>
          <w:tcPr>
            <w:tcW w:w="219" w:type="pct"/>
            <w:tcBorders>
              <w:top w:val="single" w:sz="8" w:space="0" w:color="auto"/>
              <w:left w:val="single" w:sz="4" w:space="0" w:color="auto"/>
              <w:bottom w:val="single" w:sz="8" w:space="0" w:color="auto"/>
              <w:right w:val="single" w:sz="8" w:space="0" w:color="auto"/>
            </w:tcBorders>
            <w:shd w:val="clear" w:color="auto" w:fill="FFFFFF"/>
          </w:tcPr>
          <w:p w14:paraId="37EFD96D" w14:textId="77777777" w:rsidR="003B63C9" w:rsidRPr="003E0C5F" w:rsidRDefault="003B63C9" w:rsidP="00726313">
            <w:pPr>
              <w:pStyle w:val="TableText"/>
              <w:rPr>
                <w:rFonts w:ascii="Calibri" w:hAnsi="Calibri" w:cs="Calibri"/>
                <w:noProof/>
                <w:sz w:val="20"/>
              </w:rPr>
            </w:pPr>
            <w:r w:rsidRPr="003E0C5F">
              <w:rPr>
                <w:rFonts w:ascii="Calibri" w:hAnsi="Calibri" w:cs="Calibri"/>
                <w:noProof/>
                <w:sz w:val="20"/>
              </w:rPr>
              <w:t>2</w:t>
            </w:r>
          </w:p>
        </w:tc>
        <w:tc>
          <w:tcPr>
            <w:tcW w:w="909" w:type="pct"/>
            <w:tcBorders>
              <w:top w:val="single" w:sz="8" w:space="0" w:color="auto"/>
              <w:left w:val="single" w:sz="8" w:space="0" w:color="auto"/>
              <w:bottom w:val="single" w:sz="8" w:space="0" w:color="auto"/>
              <w:right w:val="single" w:sz="4" w:space="0" w:color="auto"/>
            </w:tcBorders>
            <w:shd w:val="clear" w:color="auto" w:fill="FFFFFF"/>
          </w:tcPr>
          <w:p w14:paraId="0774F8FA" w14:textId="77777777" w:rsidR="003B63C9" w:rsidRPr="003E0C5F" w:rsidRDefault="003B63C9" w:rsidP="00726313">
            <w:pPr>
              <w:jc w:val="both"/>
              <w:rPr>
                <w:rFonts w:ascii="Calibri" w:hAnsi="Calibri" w:cs="Calibri"/>
                <w:color w:val="000000"/>
                <w:sz w:val="22"/>
                <w:szCs w:val="22"/>
              </w:rPr>
            </w:pPr>
          </w:p>
        </w:tc>
        <w:tc>
          <w:tcPr>
            <w:tcW w:w="890" w:type="pct"/>
            <w:tcBorders>
              <w:top w:val="single" w:sz="8" w:space="0" w:color="auto"/>
              <w:left w:val="single" w:sz="4" w:space="0" w:color="auto"/>
              <w:bottom w:val="single" w:sz="8" w:space="0" w:color="auto"/>
              <w:right w:val="single" w:sz="4" w:space="0" w:color="auto"/>
            </w:tcBorders>
            <w:shd w:val="clear" w:color="auto" w:fill="FFFFFF"/>
          </w:tcPr>
          <w:p w14:paraId="2D804226" w14:textId="77777777" w:rsidR="003B63C9" w:rsidRPr="003E0C5F" w:rsidRDefault="003B63C9" w:rsidP="00726313">
            <w:pPr>
              <w:jc w:val="both"/>
              <w:rPr>
                <w:rFonts w:ascii="Calibri" w:hAnsi="Calibri" w:cs="Calibri"/>
                <w:color w:val="000000"/>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2C766F8B" w14:textId="77777777" w:rsidR="003B63C9" w:rsidRPr="003E0C5F" w:rsidRDefault="003B63C9" w:rsidP="00726313">
            <w:pPr>
              <w:rPr>
                <w:rFonts w:ascii="Calibri" w:hAnsi="Calibri" w:cs="Calibri"/>
                <w:color w:val="000000"/>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56A1E2C3" w14:textId="77777777" w:rsidR="003B63C9" w:rsidRPr="003E0C5F" w:rsidRDefault="003B63C9" w:rsidP="00726313">
            <w:pPr>
              <w:rPr>
                <w:rFonts w:ascii="Calibri" w:hAnsi="Calibri" w:cs="Calibri"/>
                <w:color w:val="000000"/>
                <w:sz w:val="22"/>
                <w:szCs w:val="22"/>
              </w:rPr>
            </w:pPr>
          </w:p>
        </w:tc>
        <w:tc>
          <w:tcPr>
            <w:tcW w:w="1400" w:type="pct"/>
            <w:tcBorders>
              <w:top w:val="single" w:sz="8" w:space="0" w:color="auto"/>
              <w:left w:val="single" w:sz="4" w:space="0" w:color="auto"/>
              <w:bottom w:val="single" w:sz="8" w:space="0" w:color="auto"/>
              <w:right w:val="single" w:sz="4" w:space="0" w:color="auto"/>
            </w:tcBorders>
            <w:shd w:val="clear" w:color="auto" w:fill="FFFFFF"/>
          </w:tcPr>
          <w:p w14:paraId="1B8546AE" w14:textId="77777777" w:rsidR="003B63C9" w:rsidRPr="003E0C5F" w:rsidRDefault="003B63C9" w:rsidP="00726313">
            <w:pPr>
              <w:rPr>
                <w:rFonts w:ascii="Calibri" w:hAnsi="Calibri" w:cs="Calibri"/>
                <w:color w:val="000000"/>
                <w:sz w:val="22"/>
                <w:szCs w:val="22"/>
              </w:rPr>
            </w:pPr>
          </w:p>
        </w:tc>
      </w:tr>
      <w:tr w:rsidR="003B63C9" w:rsidRPr="003E0C5F" w14:paraId="41890112" w14:textId="77777777" w:rsidTr="00726313">
        <w:trPr>
          <w:cantSplit/>
          <w:trHeight w:val="225"/>
        </w:trPr>
        <w:tc>
          <w:tcPr>
            <w:tcW w:w="219" w:type="pct"/>
            <w:tcBorders>
              <w:top w:val="single" w:sz="8" w:space="0" w:color="auto"/>
              <w:left w:val="single" w:sz="4" w:space="0" w:color="auto"/>
              <w:bottom w:val="single" w:sz="8" w:space="0" w:color="auto"/>
              <w:right w:val="single" w:sz="8" w:space="0" w:color="auto"/>
            </w:tcBorders>
            <w:shd w:val="clear" w:color="auto" w:fill="FFFFFF"/>
          </w:tcPr>
          <w:p w14:paraId="78A49F8C" w14:textId="77777777" w:rsidR="003B63C9" w:rsidRPr="003E0C5F" w:rsidRDefault="003B63C9" w:rsidP="00726313">
            <w:pPr>
              <w:pStyle w:val="TableText"/>
              <w:rPr>
                <w:rFonts w:ascii="Calibri" w:hAnsi="Calibri" w:cs="Calibri"/>
                <w:noProof/>
                <w:sz w:val="20"/>
              </w:rPr>
            </w:pPr>
            <w:r w:rsidRPr="003E0C5F">
              <w:rPr>
                <w:rFonts w:ascii="Calibri" w:hAnsi="Calibri" w:cs="Calibri"/>
                <w:noProof/>
                <w:sz w:val="20"/>
              </w:rPr>
              <w:t>3</w:t>
            </w:r>
          </w:p>
        </w:tc>
        <w:tc>
          <w:tcPr>
            <w:tcW w:w="909" w:type="pct"/>
            <w:tcBorders>
              <w:top w:val="single" w:sz="8" w:space="0" w:color="auto"/>
              <w:left w:val="single" w:sz="8" w:space="0" w:color="auto"/>
              <w:bottom w:val="single" w:sz="8" w:space="0" w:color="auto"/>
              <w:right w:val="single" w:sz="4" w:space="0" w:color="auto"/>
            </w:tcBorders>
            <w:shd w:val="clear" w:color="auto" w:fill="FFFFFF"/>
          </w:tcPr>
          <w:p w14:paraId="5E89C15B" w14:textId="77777777" w:rsidR="003B63C9" w:rsidRPr="003E0C5F" w:rsidRDefault="003B63C9" w:rsidP="00726313">
            <w:pPr>
              <w:pStyle w:val="TableText"/>
              <w:spacing w:before="0" w:after="0"/>
              <w:jc w:val="both"/>
              <w:rPr>
                <w:rFonts w:ascii="Calibri" w:hAnsi="Calibri" w:cs="Calibri"/>
                <w:sz w:val="22"/>
                <w:szCs w:val="22"/>
              </w:rPr>
            </w:pPr>
          </w:p>
        </w:tc>
        <w:tc>
          <w:tcPr>
            <w:tcW w:w="890" w:type="pct"/>
            <w:tcBorders>
              <w:top w:val="single" w:sz="8" w:space="0" w:color="auto"/>
              <w:left w:val="single" w:sz="4" w:space="0" w:color="auto"/>
              <w:bottom w:val="single" w:sz="8" w:space="0" w:color="auto"/>
              <w:right w:val="single" w:sz="4" w:space="0" w:color="auto"/>
            </w:tcBorders>
            <w:shd w:val="clear" w:color="auto" w:fill="FFFFFF"/>
          </w:tcPr>
          <w:p w14:paraId="65CBB7DE" w14:textId="77777777" w:rsidR="003B63C9" w:rsidRPr="003E0C5F" w:rsidRDefault="003B63C9" w:rsidP="00726313">
            <w:pPr>
              <w:pStyle w:val="TableText"/>
              <w:spacing w:before="0" w:after="0"/>
              <w:jc w:val="both"/>
              <w:rPr>
                <w:rFonts w:ascii="Calibri" w:hAnsi="Calibri" w:cs="Calibri"/>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5359AA7F" w14:textId="77777777" w:rsidR="003B63C9" w:rsidRPr="003E0C5F" w:rsidRDefault="003B63C9" w:rsidP="00726313">
            <w:pPr>
              <w:pStyle w:val="TableText"/>
              <w:spacing w:before="0" w:after="0"/>
              <w:rPr>
                <w:rFonts w:ascii="Calibri" w:hAnsi="Calibri" w:cs="Calibri"/>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31EEA4BA" w14:textId="77777777" w:rsidR="003B63C9" w:rsidRPr="003E0C5F" w:rsidRDefault="003B63C9" w:rsidP="00726313">
            <w:pPr>
              <w:pStyle w:val="TableText"/>
              <w:spacing w:before="0" w:after="0"/>
              <w:rPr>
                <w:rFonts w:ascii="Calibri" w:hAnsi="Calibri" w:cs="Calibri"/>
                <w:sz w:val="22"/>
                <w:szCs w:val="22"/>
              </w:rPr>
            </w:pPr>
          </w:p>
        </w:tc>
        <w:tc>
          <w:tcPr>
            <w:tcW w:w="1400" w:type="pct"/>
            <w:tcBorders>
              <w:top w:val="single" w:sz="8" w:space="0" w:color="auto"/>
              <w:left w:val="single" w:sz="4" w:space="0" w:color="auto"/>
              <w:bottom w:val="single" w:sz="8" w:space="0" w:color="auto"/>
              <w:right w:val="single" w:sz="4" w:space="0" w:color="auto"/>
            </w:tcBorders>
            <w:shd w:val="clear" w:color="auto" w:fill="FFFFFF"/>
          </w:tcPr>
          <w:p w14:paraId="2B323E33" w14:textId="77777777" w:rsidR="003B63C9" w:rsidRPr="003E0C5F" w:rsidRDefault="003B63C9" w:rsidP="00726313">
            <w:pPr>
              <w:pStyle w:val="TableText"/>
              <w:spacing w:before="0" w:after="0"/>
              <w:rPr>
                <w:rFonts w:ascii="Calibri" w:hAnsi="Calibri" w:cs="Calibri"/>
                <w:sz w:val="22"/>
                <w:szCs w:val="22"/>
              </w:rPr>
            </w:pPr>
          </w:p>
        </w:tc>
      </w:tr>
      <w:tr w:rsidR="003B63C9" w:rsidRPr="003E0C5F" w14:paraId="58D4D280" w14:textId="77777777" w:rsidTr="00726313">
        <w:trPr>
          <w:cantSplit/>
          <w:trHeight w:val="225"/>
        </w:trPr>
        <w:tc>
          <w:tcPr>
            <w:tcW w:w="219" w:type="pct"/>
            <w:tcBorders>
              <w:top w:val="single" w:sz="8" w:space="0" w:color="auto"/>
              <w:left w:val="single" w:sz="4" w:space="0" w:color="auto"/>
              <w:bottom w:val="single" w:sz="8" w:space="0" w:color="auto"/>
              <w:right w:val="single" w:sz="8" w:space="0" w:color="auto"/>
            </w:tcBorders>
            <w:shd w:val="clear" w:color="auto" w:fill="FFFFFF"/>
          </w:tcPr>
          <w:p w14:paraId="3FFAE183" w14:textId="77777777" w:rsidR="003B63C9" w:rsidRPr="003E0C5F" w:rsidRDefault="003B63C9" w:rsidP="00726313">
            <w:pPr>
              <w:pStyle w:val="TableText"/>
              <w:rPr>
                <w:rFonts w:ascii="Calibri" w:hAnsi="Calibri" w:cs="Calibri"/>
                <w:noProof/>
                <w:sz w:val="20"/>
              </w:rPr>
            </w:pPr>
            <w:r w:rsidRPr="003E0C5F">
              <w:rPr>
                <w:rFonts w:ascii="Calibri" w:hAnsi="Calibri" w:cs="Calibri"/>
                <w:noProof/>
                <w:sz w:val="20"/>
              </w:rPr>
              <w:t>4</w:t>
            </w:r>
          </w:p>
        </w:tc>
        <w:tc>
          <w:tcPr>
            <w:tcW w:w="909" w:type="pct"/>
            <w:tcBorders>
              <w:top w:val="single" w:sz="8" w:space="0" w:color="auto"/>
              <w:left w:val="single" w:sz="8" w:space="0" w:color="auto"/>
              <w:bottom w:val="single" w:sz="8" w:space="0" w:color="auto"/>
              <w:right w:val="single" w:sz="4" w:space="0" w:color="auto"/>
            </w:tcBorders>
            <w:shd w:val="clear" w:color="auto" w:fill="FFFFFF"/>
          </w:tcPr>
          <w:p w14:paraId="16AA2D7E" w14:textId="77777777" w:rsidR="003B63C9" w:rsidRPr="003E0C5F" w:rsidRDefault="003B63C9" w:rsidP="00726313">
            <w:pPr>
              <w:jc w:val="both"/>
              <w:rPr>
                <w:rFonts w:ascii="Calibri" w:hAnsi="Calibri" w:cs="Calibri"/>
                <w:color w:val="000000"/>
                <w:sz w:val="22"/>
                <w:szCs w:val="22"/>
              </w:rPr>
            </w:pPr>
          </w:p>
        </w:tc>
        <w:tc>
          <w:tcPr>
            <w:tcW w:w="890" w:type="pct"/>
            <w:tcBorders>
              <w:top w:val="single" w:sz="8" w:space="0" w:color="auto"/>
              <w:left w:val="single" w:sz="4" w:space="0" w:color="auto"/>
              <w:bottom w:val="single" w:sz="8" w:space="0" w:color="auto"/>
              <w:right w:val="single" w:sz="4" w:space="0" w:color="auto"/>
            </w:tcBorders>
            <w:shd w:val="clear" w:color="auto" w:fill="FFFFFF"/>
          </w:tcPr>
          <w:p w14:paraId="199FF884" w14:textId="77777777" w:rsidR="003B63C9" w:rsidRPr="003E0C5F" w:rsidRDefault="003B63C9" w:rsidP="00726313">
            <w:pPr>
              <w:pStyle w:val="TableText"/>
              <w:spacing w:before="0" w:after="0"/>
              <w:jc w:val="both"/>
              <w:rPr>
                <w:rFonts w:ascii="Calibri" w:hAnsi="Calibri" w:cs="Calibri"/>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290DAD35" w14:textId="77777777" w:rsidR="003B63C9" w:rsidRPr="003E0C5F" w:rsidRDefault="003B63C9" w:rsidP="00726313">
            <w:pPr>
              <w:pStyle w:val="TableText"/>
              <w:spacing w:before="0" w:after="0"/>
              <w:rPr>
                <w:rFonts w:ascii="Calibri" w:hAnsi="Calibri" w:cs="Calibri"/>
                <w:sz w:val="22"/>
                <w:szCs w:val="22"/>
              </w:rPr>
            </w:pPr>
          </w:p>
        </w:tc>
        <w:tc>
          <w:tcPr>
            <w:tcW w:w="791" w:type="pct"/>
            <w:tcBorders>
              <w:top w:val="single" w:sz="8" w:space="0" w:color="auto"/>
              <w:left w:val="single" w:sz="4" w:space="0" w:color="auto"/>
              <w:bottom w:val="single" w:sz="8" w:space="0" w:color="auto"/>
              <w:right w:val="single" w:sz="4" w:space="0" w:color="auto"/>
            </w:tcBorders>
            <w:shd w:val="clear" w:color="auto" w:fill="FFFFFF"/>
          </w:tcPr>
          <w:p w14:paraId="0CBA8826" w14:textId="77777777" w:rsidR="003B63C9" w:rsidRPr="003E0C5F" w:rsidRDefault="003B63C9" w:rsidP="00726313">
            <w:pPr>
              <w:pStyle w:val="TableText"/>
              <w:spacing w:before="0" w:after="0"/>
              <w:rPr>
                <w:rFonts w:ascii="Calibri" w:hAnsi="Calibri" w:cs="Calibri"/>
                <w:sz w:val="22"/>
                <w:szCs w:val="22"/>
              </w:rPr>
            </w:pPr>
          </w:p>
        </w:tc>
        <w:tc>
          <w:tcPr>
            <w:tcW w:w="1400" w:type="pct"/>
            <w:tcBorders>
              <w:top w:val="single" w:sz="8" w:space="0" w:color="auto"/>
              <w:left w:val="single" w:sz="4" w:space="0" w:color="auto"/>
              <w:bottom w:val="single" w:sz="8" w:space="0" w:color="auto"/>
              <w:right w:val="single" w:sz="4" w:space="0" w:color="auto"/>
            </w:tcBorders>
            <w:shd w:val="clear" w:color="auto" w:fill="FFFFFF"/>
          </w:tcPr>
          <w:p w14:paraId="6B05CEA0" w14:textId="77777777" w:rsidR="003B63C9" w:rsidRPr="003E0C5F" w:rsidRDefault="003B63C9" w:rsidP="00726313">
            <w:pPr>
              <w:pStyle w:val="TableText"/>
              <w:spacing w:before="0" w:after="0"/>
              <w:rPr>
                <w:rFonts w:ascii="Calibri" w:hAnsi="Calibri" w:cs="Calibri"/>
                <w:sz w:val="22"/>
                <w:szCs w:val="22"/>
              </w:rPr>
            </w:pPr>
          </w:p>
        </w:tc>
      </w:tr>
    </w:tbl>
    <w:p w14:paraId="3EFBA82F" w14:textId="60D91502" w:rsidR="65833FCF" w:rsidRDefault="65833FCF" w:rsidP="65833FCF">
      <w:pPr>
        <w:rPr>
          <w:rFonts w:ascii="Courier New" w:eastAsia="Courier New" w:hAnsi="Courier New" w:cs="Courier New"/>
          <w:i/>
          <w:iCs/>
          <w:color w:val="808080" w:themeColor="background1" w:themeShade="80"/>
          <w:sz w:val="20"/>
          <w:szCs w:val="20"/>
        </w:rPr>
      </w:pPr>
    </w:p>
    <w:p w14:paraId="2C9464DD" w14:textId="68D6A137" w:rsidR="65833FCF" w:rsidRDefault="65833FCF" w:rsidP="65833FCF">
      <w:pPr>
        <w:rPr>
          <w:rFonts w:ascii="Courier New" w:eastAsia="Courier New" w:hAnsi="Courier New" w:cs="Courier New"/>
          <w:i/>
          <w:iCs/>
          <w:color w:val="808080" w:themeColor="background1" w:themeShade="80"/>
          <w:sz w:val="20"/>
          <w:szCs w:val="20"/>
        </w:rPr>
      </w:pPr>
    </w:p>
    <w:sectPr w:rsidR="65833FCF">
      <w:footerReference w:type="default" r:id="rId51"/>
      <w:pgSz w:w="12240" w:h="15840" w:code="1"/>
      <w:pgMar w:top="1728" w:right="1440" w:bottom="1152"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7" w:author="Murali Mohan Ganta --CNTR" w:date="2020-05-26T08:50:00Z" w:initials="MMG-">
    <w:p w14:paraId="71089668" w14:textId="77777777" w:rsidR="00F56423" w:rsidRDefault="00F56423">
      <w:pPr>
        <w:pStyle w:val="CommentText"/>
      </w:pPr>
      <w:r>
        <w:rPr>
          <w:rStyle w:val="CommentReference"/>
        </w:rPr>
        <w:annotationRef/>
      </w:r>
      <w:r>
        <w:t>Document type auto defaulted – Reason to add in selection screen to Improve sytem performance and takeout hard coding from program</w:t>
      </w:r>
      <w:r w:rsidR="00210967">
        <w:t xml:space="preserve">. </w:t>
      </w:r>
    </w:p>
  </w:comment>
  <w:comment w:id="38" w:author="Murali Mohan Ganta --CNTR" w:date="2020-06-29T11:11:00Z" w:initials="MMG-">
    <w:p w14:paraId="717F1900" w14:textId="77777777" w:rsidR="00210967" w:rsidRDefault="00210967">
      <w:pPr>
        <w:pStyle w:val="CommentText"/>
      </w:pPr>
      <w:r>
        <w:rPr>
          <w:rStyle w:val="CommentReference"/>
        </w:rPr>
        <w:annotationRef/>
      </w:r>
      <w:r>
        <w:t>Document types taken out from Selection screen.</w:t>
      </w:r>
    </w:p>
  </w:comment>
  <w:comment w:id="138" w:author="Seth Wallis" w:date="2020-06-03T09:48:00Z" w:initials="SW">
    <w:p w14:paraId="33EF13B4" w14:textId="77777777" w:rsidR="00862E3D" w:rsidRDefault="00862E3D">
      <w:pPr>
        <w:pStyle w:val="CommentText"/>
      </w:pPr>
      <w:r>
        <w:rPr>
          <w:rStyle w:val="CommentReference"/>
        </w:rPr>
        <w:annotationRef/>
      </w:r>
      <w:r>
        <w:t>See my email</w:t>
      </w:r>
    </w:p>
  </w:comment>
  <w:comment w:id="139" w:author="Murali Mohan Ganta --CNTR" w:date="2020-06-03T11:34:00Z" w:initials="MMG-">
    <w:p w14:paraId="75D3C039" w14:textId="77777777" w:rsidR="00862E3D" w:rsidRDefault="00862E3D">
      <w:pPr>
        <w:pStyle w:val="CommentText"/>
      </w:pPr>
      <w:r>
        <w:rPr>
          <w:rStyle w:val="CommentReference"/>
        </w:rPr>
        <w:annotationRef/>
      </w:r>
      <w:r>
        <w:t>I change wording in Highlighted Yellow color</w:t>
      </w:r>
    </w:p>
  </w:comment>
  <w:comment w:id="154" w:author="Seth Wallis" w:date="2020-06-03T09:48:00Z" w:initials="SW">
    <w:p w14:paraId="578230C2" w14:textId="77777777" w:rsidR="00862E3D" w:rsidRDefault="00862E3D">
      <w:pPr>
        <w:pStyle w:val="CommentText"/>
      </w:pPr>
      <w:r>
        <w:rPr>
          <w:rStyle w:val="CommentReference"/>
        </w:rPr>
        <w:annotationRef/>
      </w:r>
      <w:r>
        <w:t>See same email on Seq 20</w:t>
      </w:r>
    </w:p>
  </w:comment>
  <w:comment w:id="155" w:author="Murali Mohan Ganta --CNTR" w:date="2020-06-03T11:38:00Z" w:initials="MMG-">
    <w:p w14:paraId="38956B9A" w14:textId="77777777" w:rsidR="00862E3D" w:rsidRDefault="00862E3D">
      <w:pPr>
        <w:pStyle w:val="CommentText"/>
      </w:pPr>
      <w:r>
        <w:rPr>
          <w:rStyle w:val="CommentReference"/>
        </w:rPr>
        <w:annotationRef/>
      </w:r>
      <w:r>
        <w:t>I change wording in Highlighted Yellow color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089668" w15:done="0"/>
  <w15:commentEx w15:paraId="717F1900" w15:paraIdParent="71089668" w15:done="0"/>
  <w15:commentEx w15:paraId="33EF13B4" w15:done="0"/>
  <w15:commentEx w15:paraId="75D3C039" w15:paraIdParent="33EF13B4" w15:done="0"/>
  <w15:commentEx w15:paraId="578230C2" w15:done="0"/>
  <w15:commentEx w15:paraId="38956B9A" w15:paraIdParent="578230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089668" w16cid:durableId="227756D1"/>
  <w16cid:commentId w16cid:paraId="717F1900" w16cid:durableId="22A44AD6"/>
  <w16cid:commentId w16cid:paraId="33EF13B4" w16cid:durableId="2281F067"/>
  <w16cid:commentId w16cid:paraId="75D3C039" w16cid:durableId="22820945"/>
  <w16cid:commentId w16cid:paraId="578230C2" w16cid:durableId="2281F075"/>
  <w16cid:commentId w16cid:paraId="38956B9A" w16cid:durableId="22820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CA55EA" w14:textId="77777777" w:rsidR="00C65ADB" w:rsidRDefault="00C65ADB">
      <w:r>
        <w:separator/>
      </w:r>
    </w:p>
  </w:endnote>
  <w:endnote w:type="continuationSeparator" w:id="0">
    <w:p w14:paraId="1D81DA6C" w14:textId="77777777" w:rsidR="00C65ADB" w:rsidRDefault="00C65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3A5AD" w14:textId="77777777" w:rsidR="00891C8B" w:rsidRDefault="00891C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759E0" w14:textId="77777777" w:rsidR="00F56423" w:rsidRPr="00AF7A9E" w:rsidRDefault="00F56423" w:rsidP="00922D5F">
    <w:pPr>
      <w:pStyle w:val="Footer"/>
      <w:pBdr>
        <w:top w:val="single" w:sz="4" w:space="1" w:color="auto"/>
      </w:pBdr>
      <w:tabs>
        <w:tab w:val="clear" w:pos="4320"/>
        <w:tab w:val="clear" w:pos="8640"/>
        <w:tab w:val="center" w:pos="4680"/>
        <w:tab w:val="right" w:pos="9360"/>
      </w:tabs>
      <w:rPr>
        <w:rFonts w:ascii="Tahoma" w:hAnsi="Tahoma" w:cs="Tahoma"/>
        <w:b/>
        <w:sz w:val="20"/>
      </w:rPr>
    </w:pPr>
    <w:r>
      <w:rPr>
        <w:rFonts w:ascii="Tahoma" w:eastAsia="SimSun" w:hAnsi="Tahoma" w:cs="Tahoma"/>
        <w:b/>
        <w:bCs/>
        <w:color w:val="000000"/>
        <w:sz w:val="20"/>
        <w:lang w:eastAsia="zh-CN"/>
      </w:rPr>
      <w:t>DiGFP–</w:t>
    </w:r>
    <w:r w:rsidRPr="00B645F4">
      <w:rPr>
        <w:rFonts w:ascii="Tahoma" w:eastAsia="SimSun" w:hAnsi="Tahoma" w:cs="Tahoma"/>
        <w:b/>
        <w:bCs/>
        <w:color w:val="000000"/>
        <w:sz w:val="20"/>
        <w:lang w:eastAsia="zh-CN"/>
      </w:rPr>
      <w:t xml:space="preserve"> </w:t>
    </w:r>
    <w:r w:rsidR="00AB4490">
      <w:rPr>
        <w:rFonts w:ascii="Tahoma" w:eastAsia="SimSun" w:hAnsi="Tahoma" w:cs="Tahoma"/>
        <w:b/>
        <w:bCs/>
        <w:color w:val="000000"/>
        <w:sz w:val="20"/>
        <w:lang w:eastAsia="zh-CN"/>
      </w:rPr>
      <w:t>Sub-Con PPV Report</w:t>
    </w:r>
    <w:r w:rsidRPr="00B645F4">
      <w:rPr>
        <w:rFonts w:ascii="Tahoma" w:hAnsi="Tahoma" w:cs="Tahoma"/>
        <w:b/>
        <w:sz w:val="20"/>
      </w:rPr>
      <w:tab/>
      <w:t xml:space="preserve">Page </w:t>
    </w:r>
    <w:r w:rsidRPr="00B645F4">
      <w:rPr>
        <w:rStyle w:val="PageNumber"/>
        <w:rFonts w:ascii="Tahoma" w:hAnsi="Tahoma" w:cs="Tahoma"/>
        <w:b/>
        <w:sz w:val="20"/>
      </w:rPr>
      <w:fldChar w:fldCharType="begin"/>
    </w:r>
    <w:r w:rsidRPr="00B645F4">
      <w:rPr>
        <w:rStyle w:val="PageNumber"/>
        <w:rFonts w:ascii="Tahoma" w:hAnsi="Tahoma" w:cs="Tahoma"/>
        <w:b/>
        <w:sz w:val="20"/>
      </w:rPr>
      <w:instrText xml:space="preserve"> PAGE </w:instrText>
    </w:r>
    <w:r w:rsidRPr="00B645F4">
      <w:rPr>
        <w:rStyle w:val="PageNumber"/>
        <w:rFonts w:ascii="Tahoma" w:hAnsi="Tahoma" w:cs="Tahoma"/>
        <w:b/>
        <w:sz w:val="20"/>
      </w:rPr>
      <w:fldChar w:fldCharType="separate"/>
    </w:r>
    <w:r>
      <w:rPr>
        <w:rStyle w:val="PageNumber"/>
        <w:rFonts w:ascii="Tahoma" w:hAnsi="Tahoma" w:cs="Tahoma"/>
        <w:b/>
        <w:noProof/>
        <w:sz w:val="20"/>
      </w:rPr>
      <w:t>3</w:t>
    </w:r>
    <w:r w:rsidRPr="00B645F4">
      <w:rPr>
        <w:rStyle w:val="PageNumber"/>
        <w:rFonts w:ascii="Tahoma" w:hAnsi="Tahoma" w:cs="Tahoma"/>
        <w:b/>
        <w:sz w:val="20"/>
      </w:rPr>
      <w:fldChar w:fldCharType="end"/>
    </w:r>
    <w:r w:rsidRPr="00AF7A9E">
      <w:rPr>
        <w:rFonts w:ascii="Tahoma" w:hAnsi="Tahoma" w:cs="Tahoma"/>
        <w:b/>
        <w:sz w:val="20"/>
      </w:rPr>
      <w:t xml:space="preserve"> of </w:t>
    </w:r>
    <w:r w:rsidRPr="00AF7A9E">
      <w:rPr>
        <w:rStyle w:val="PageNumber"/>
        <w:rFonts w:ascii="Tahoma" w:hAnsi="Tahoma" w:cs="Tahoma"/>
        <w:b/>
        <w:sz w:val="20"/>
      </w:rPr>
      <w:fldChar w:fldCharType="begin"/>
    </w:r>
    <w:r w:rsidRPr="00AF7A9E">
      <w:rPr>
        <w:rStyle w:val="PageNumber"/>
        <w:rFonts w:ascii="Tahoma" w:hAnsi="Tahoma" w:cs="Tahoma"/>
        <w:b/>
        <w:sz w:val="20"/>
      </w:rPr>
      <w:instrText xml:space="preserve"> NUMPAGES </w:instrText>
    </w:r>
    <w:r w:rsidRPr="00AF7A9E">
      <w:rPr>
        <w:rStyle w:val="PageNumber"/>
        <w:rFonts w:ascii="Tahoma" w:hAnsi="Tahoma" w:cs="Tahoma"/>
        <w:b/>
        <w:sz w:val="20"/>
      </w:rPr>
      <w:fldChar w:fldCharType="separate"/>
    </w:r>
    <w:r>
      <w:rPr>
        <w:rStyle w:val="PageNumber"/>
        <w:rFonts w:ascii="Tahoma" w:hAnsi="Tahoma" w:cs="Tahoma"/>
        <w:b/>
        <w:noProof/>
        <w:sz w:val="20"/>
      </w:rPr>
      <w:t>13</w:t>
    </w:r>
    <w:r w:rsidRPr="00AF7A9E">
      <w:rPr>
        <w:rStyle w:val="PageNumber"/>
        <w:rFonts w:ascii="Tahoma" w:hAnsi="Tahoma" w:cs="Tahoma"/>
        <w:b/>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6D677" w14:textId="77777777" w:rsidR="00891C8B" w:rsidRDefault="00891C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F5B19" w14:textId="4BF2F60B" w:rsidR="00F56423" w:rsidRPr="00B645F4" w:rsidRDefault="00F56423" w:rsidP="00922D5F">
    <w:pPr>
      <w:pStyle w:val="Footer"/>
      <w:pBdr>
        <w:top w:val="single" w:sz="4" w:space="1" w:color="auto"/>
      </w:pBdr>
      <w:tabs>
        <w:tab w:val="clear" w:pos="4320"/>
        <w:tab w:val="clear" w:pos="8640"/>
        <w:tab w:val="center" w:pos="4680"/>
        <w:tab w:val="right" w:pos="9360"/>
      </w:tabs>
      <w:rPr>
        <w:rFonts w:ascii="Tahoma" w:hAnsi="Tahoma" w:cs="Tahoma"/>
        <w:b/>
        <w:sz w:val="20"/>
      </w:rPr>
    </w:pPr>
    <w:r w:rsidRPr="00B645F4">
      <w:rPr>
        <w:rFonts w:ascii="Tahoma" w:eastAsia="SimSun" w:hAnsi="Tahoma" w:cs="Tahoma"/>
        <w:b/>
        <w:bCs/>
        <w:color w:val="000000"/>
        <w:sz w:val="20"/>
        <w:lang w:eastAsia="zh-CN"/>
      </w:rPr>
      <w:t xml:space="preserve">AMAT Document Template </w:t>
    </w:r>
    <w:r w:rsidR="00B33440">
      <w:rPr>
        <w:rFonts w:ascii="Tahoma" w:eastAsia="SimSun" w:hAnsi="Tahoma" w:cs="Tahoma"/>
        <w:b/>
        <w:bCs/>
        <w:color w:val="000000"/>
        <w:sz w:val="20"/>
        <w:lang w:eastAsia="zh-CN"/>
      </w:rPr>
      <w:tab/>
    </w:r>
    <w:r w:rsidRPr="00B645F4">
      <w:rPr>
        <w:rFonts w:ascii="Tahoma" w:eastAsia="SimSun" w:hAnsi="Tahoma" w:cs="Tahoma"/>
        <w:color w:val="000000"/>
        <w:sz w:val="20"/>
        <w:lang w:eastAsia="zh-CN"/>
      </w:rPr>
      <w:tab/>
    </w:r>
    <w:r w:rsidRPr="00B645F4">
      <w:rPr>
        <w:rFonts w:ascii="Tahoma" w:hAnsi="Tahoma" w:cs="Tahoma"/>
        <w:b/>
        <w:sz w:val="20"/>
      </w:rPr>
      <w:t xml:space="preserve">Page </w:t>
    </w:r>
    <w:r w:rsidRPr="00B645F4">
      <w:rPr>
        <w:rStyle w:val="PageNumber"/>
        <w:rFonts w:ascii="Tahoma" w:hAnsi="Tahoma" w:cs="Tahoma"/>
        <w:b/>
        <w:sz w:val="20"/>
      </w:rPr>
      <w:fldChar w:fldCharType="begin"/>
    </w:r>
    <w:r w:rsidRPr="00B645F4">
      <w:rPr>
        <w:rStyle w:val="PageNumber"/>
        <w:rFonts w:ascii="Tahoma" w:hAnsi="Tahoma" w:cs="Tahoma"/>
        <w:b/>
        <w:sz w:val="20"/>
      </w:rPr>
      <w:instrText xml:space="preserve"> PAGE </w:instrText>
    </w:r>
    <w:r w:rsidRPr="00B645F4">
      <w:rPr>
        <w:rStyle w:val="PageNumber"/>
        <w:rFonts w:ascii="Tahoma" w:hAnsi="Tahoma" w:cs="Tahoma"/>
        <w:b/>
        <w:sz w:val="20"/>
      </w:rPr>
      <w:fldChar w:fldCharType="separate"/>
    </w:r>
    <w:r>
      <w:rPr>
        <w:rStyle w:val="PageNumber"/>
        <w:rFonts w:ascii="Tahoma" w:hAnsi="Tahoma" w:cs="Tahoma"/>
        <w:b/>
        <w:noProof/>
        <w:sz w:val="20"/>
      </w:rPr>
      <w:t>9</w:t>
    </w:r>
    <w:r w:rsidRPr="00B645F4">
      <w:rPr>
        <w:rStyle w:val="PageNumber"/>
        <w:rFonts w:ascii="Tahoma" w:hAnsi="Tahoma" w:cs="Tahoma"/>
        <w:b/>
        <w:sz w:val="20"/>
      </w:rPr>
      <w:fldChar w:fldCharType="end"/>
    </w:r>
    <w:r w:rsidRPr="00B645F4">
      <w:rPr>
        <w:rFonts w:ascii="Tahoma" w:hAnsi="Tahoma" w:cs="Tahoma"/>
        <w:b/>
        <w:sz w:val="20"/>
      </w:rPr>
      <w:t xml:space="preserve"> of </w:t>
    </w:r>
    <w:r w:rsidRPr="00B645F4">
      <w:rPr>
        <w:rStyle w:val="PageNumber"/>
        <w:rFonts w:ascii="Tahoma" w:hAnsi="Tahoma" w:cs="Tahoma"/>
        <w:b/>
        <w:sz w:val="20"/>
      </w:rPr>
      <w:fldChar w:fldCharType="begin"/>
    </w:r>
    <w:r w:rsidRPr="00B645F4">
      <w:rPr>
        <w:rStyle w:val="PageNumber"/>
        <w:rFonts w:ascii="Tahoma" w:hAnsi="Tahoma" w:cs="Tahoma"/>
        <w:b/>
        <w:sz w:val="20"/>
      </w:rPr>
      <w:instrText xml:space="preserve"> NUMPAGES </w:instrText>
    </w:r>
    <w:r w:rsidRPr="00B645F4">
      <w:rPr>
        <w:rStyle w:val="PageNumber"/>
        <w:rFonts w:ascii="Tahoma" w:hAnsi="Tahoma" w:cs="Tahoma"/>
        <w:b/>
        <w:sz w:val="20"/>
      </w:rPr>
      <w:fldChar w:fldCharType="separate"/>
    </w:r>
    <w:r>
      <w:rPr>
        <w:rStyle w:val="PageNumber"/>
        <w:rFonts w:ascii="Tahoma" w:hAnsi="Tahoma" w:cs="Tahoma"/>
        <w:b/>
        <w:noProof/>
        <w:sz w:val="20"/>
      </w:rPr>
      <w:t>13</w:t>
    </w:r>
    <w:r w:rsidRPr="00B645F4">
      <w:rPr>
        <w:rStyle w:val="PageNumber"/>
        <w:rFonts w:ascii="Tahoma" w:hAnsi="Tahoma" w:cs="Tahoma"/>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F3C56" w14:textId="77777777" w:rsidR="00C65ADB" w:rsidRDefault="00C65ADB">
      <w:r>
        <w:separator/>
      </w:r>
    </w:p>
  </w:footnote>
  <w:footnote w:type="continuationSeparator" w:id="0">
    <w:p w14:paraId="6504E4C3" w14:textId="77777777" w:rsidR="00C65ADB" w:rsidRDefault="00C65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7D824" w14:textId="77777777" w:rsidR="00891C8B" w:rsidRDefault="00891C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68FEB" w14:textId="77777777" w:rsidR="00F56423" w:rsidRPr="0093198C" w:rsidRDefault="00F56423" w:rsidP="00922D5F">
    <w:pPr>
      <w:pStyle w:val="Header"/>
      <w:tabs>
        <w:tab w:val="clear" w:pos="8640"/>
        <w:tab w:val="right" w:pos="9270"/>
      </w:tabs>
    </w:pPr>
  </w:p>
  <w:tbl>
    <w:tblPr>
      <w:tblW w:w="9468" w:type="dxa"/>
      <w:tblInd w:w="108" w:type="dxa"/>
      <w:tblLayout w:type="fixed"/>
      <w:tblLook w:val="01E0" w:firstRow="1" w:lastRow="1" w:firstColumn="1" w:lastColumn="1" w:noHBand="0" w:noVBand="0"/>
    </w:tblPr>
    <w:tblGrid>
      <w:gridCol w:w="1890"/>
      <w:gridCol w:w="5670"/>
      <w:gridCol w:w="1908"/>
    </w:tblGrid>
    <w:tr w:rsidR="00F56423" w14:paraId="3F0A83F9" w14:textId="77777777" w:rsidTr="6E84FC51">
      <w:trPr>
        <w:cantSplit/>
        <w:trHeight w:val="900"/>
      </w:trPr>
      <w:tc>
        <w:tcPr>
          <w:tcW w:w="1890" w:type="dxa"/>
          <w:tcBorders>
            <w:top w:val="single" w:sz="2" w:space="0" w:color="FFFFFF" w:themeColor="background1"/>
            <w:left w:val="single" w:sz="2" w:space="0" w:color="FFFFFF" w:themeColor="background1"/>
            <w:bottom w:val="single" w:sz="2" w:space="0" w:color="FFFFFF" w:themeColor="background1"/>
          </w:tcBorders>
          <w:vAlign w:val="center"/>
        </w:tcPr>
        <w:p w14:paraId="5CDC0568" w14:textId="1117C646" w:rsidR="00F56423" w:rsidRDefault="00730AEE" w:rsidP="00922D5F">
          <w:pPr>
            <w:pStyle w:val="Title"/>
          </w:pPr>
          <w:r w:rsidRPr="00E031B9">
            <w:rPr>
              <w:rFonts w:ascii="Arial Black" w:hAnsi="Arial Black"/>
              <w:noProof/>
              <w:color w:val="FFCC00"/>
            </w:rPr>
            <w:drawing>
              <wp:inline distT="0" distB="0" distL="0" distR="0" wp14:anchorId="4B5BEFF0" wp14:editId="4108FE7D">
                <wp:extent cx="1076325" cy="4572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457200"/>
                        </a:xfrm>
                        <a:prstGeom prst="rect">
                          <a:avLst/>
                        </a:prstGeom>
                        <a:noFill/>
                        <a:ln>
                          <a:noFill/>
                        </a:ln>
                      </pic:spPr>
                    </pic:pic>
                  </a:graphicData>
                </a:graphic>
              </wp:inline>
            </w:drawing>
          </w:r>
        </w:p>
      </w:tc>
      <w:tc>
        <w:tcPr>
          <w:tcW w:w="5670" w:type="dxa"/>
          <w:shd w:val="clear" w:color="auto" w:fill="000080"/>
          <w:vAlign w:val="center"/>
        </w:tcPr>
        <w:p w14:paraId="7FC85B37" w14:textId="77777777" w:rsidR="00F56423" w:rsidRDefault="00F56423" w:rsidP="00922D5F">
          <w:pPr>
            <w:pStyle w:val="Title"/>
          </w:pPr>
          <w:r>
            <w:t>Enhancement Functional Specification</w:t>
          </w:r>
        </w:p>
      </w:tc>
      <w:tc>
        <w:tcPr>
          <w:tcW w:w="1908" w:type="dxa"/>
          <w:tcBorders>
            <w:top w:val="single" w:sz="2" w:space="0" w:color="FFFFFF" w:themeColor="background1"/>
            <w:left w:val="nil"/>
            <w:bottom w:val="single" w:sz="2" w:space="0" w:color="FFFFFF" w:themeColor="background1"/>
            <w:right w:val="single" w:sz="2" w:space="0" w:color="FFFFFF" w:themeColor="background1"/>
          </w:tcBorders>
          <w:vAlign w:val="center"/>
        </w:tcPr>
        <w:p w14:paraId="44605786" w14:textId="77777777" w:rsidR="00F56423" w:rsidRPr="00B95FEE" w:rsidRDefault="00F56423" w:rsidP="00922D5F">
          <w:pPr>
            <w:pStyle w:val="Title"/>
            <w:rPr>
              <w:rFonts w:ascii="Arial Black" w:hAnsi="Arial Black"/>
              <w:color w:val="FFCC00"/>
            </w:rPr>
          </w:pPr>
        </w:p>
      </w:tc>
    </w:tr>
  </w:tbl>
  <w:p w14:paraId="1175CE90" w14:textId="77777777" w:rsidR="00F56423" w:rsidRPr="0093198C" w:rsidRDefault="00F56423" w:rsidP="00922D5F">
    <w:pPr>
      <w:pStyle w:val="Header"/>
      <w:tabs>
        <w:tab w:val="clear" w:pos="8640"/>
        <w:tab w:val="right" w:pos="92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D56AE" w14:textId="77777777" w:rsidR="00891C8B" w:rsidRDefault="00891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3180F"/>
    <w:multiLevelType w:val="hybridMultilevel"/>
    <w:tmpl w:val="7FF084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0CE1"/>
    <w:multiLevelType w:val="hybridMultilevel"/>
    <w:tmpl w:val="A0A8E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74A7D"/>
    <w:multiLevelType w:val="hybridMultilevel"/>
    <w:tmpl w:val="C6A2C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EDA4A96"/>
    <w:multiLevelType w:val="hybridMultilevel"/>
    <w:tmpl w:val="4F8C3B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9023F"/>
    <w:multiLevelType w:val="hybridMultilevel"/>
    <w:tmpl w:val="B038FC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35A2D"/>
    <w:multiLevelType w:val="hybridMultilevel"/>
    <w:tmpl w:val="E370F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41229"/>
    <w:multiLevelType w:val="hybridMultilevel"/>
    <w:tmpl w:val="A01E15A2"/>
    <w:lvl w:ilvl="0" w:tplc="305CA8EE">
      <w:start w:val="1"/>
      <w:numFmt w:val="upperRoman"/>
      <w:lvlText w:val="%1."/>
      <w:lvlJc w:val="left"/>
      <w:pPr>
        <w:tabs>
          <w:tab w:val="num" w:pos="360"/>
        </w:tabs>
        <w:ind w:left="0" w:firstLine="0"/>
      </w:pPr>
    </w:lvl>
    <w:lvl w:ilvl="1" w:tplc="5B6E0746">
      <w:start w:val="1"/>
      <w:numFmt w:val="upperLetter"/>
      <w:lvlText w:val="%2."/>
      <w:lvlJc w:val="left"/>
      <w:pPr>
        <w:tabs>
          <w:tab w:val="num" w:pos="1080"/>
        </w:tabs>
        <w:ind w:left="720" w:firstLine="0"/>
      </w:pPr>
    </w:lvl>
    <w:lvl w:ilvl="2" w:tplc="7FAEAF9E">
      <w:start w:val="1"/>
      <w:numFmt w:val="bullet"/>
      <w:lvlText w:val=""/>
      <w:lvlJc w:val="left"/>
      <w:pPr>
        <w:tabs>
          <w:tab w:val="num" w:pos="1800"/>
        </w:tabs>
        <w:ind w:left="1440" w:firstLine="0"/>
      </w:pPr>
      <w:rPr>
        <w:rFonts w:ascii="Symbol" w:hAnsi="Symbol" w:hint="default"/>
      </w:rPr>
    </w:lvl>
    <w:lvl w:ilvl="3" w:tplc="BB72B630">
      <w:start w:val="1"/>
      <w:numFmt w:val="lowerLetter"/>
      <w:lvlText w:val="%4)"/>
      <w:lvlJc w:val="left"/>
      <w:pPr>
        <w:tabs>
          <w:tab w:val="num" w:pos="2520"/>
        </w:tabs>
        <w:ind w:left="2160" w:firstLine="0"/>
      </w:pPr>
    </w:lvl>
    <w:lvl w:ilvl="4" w:tplc="FC388184">
      <w:start w:val="1"/>
      <w:numFmt w:val="decimal"/>
      <w:lvlText w:val="(%5)"/>
      <w:lvlJc w:val="left"/>
      <w:pPr>
        <w:tabs>
          <w:tab w:val="num" w:pos="3240"/>
        </w:tabs>
        <w:ind w:left="2880" w:firstLine="0"/>
      </w:pPr>
    </w:lvl>
    <w:lvl w:ilvl="5" w:tplc="422E573C">
      <w:start w:val="1"/>
      <w:numFmt w:val="lowerLetter"/>
      <w:lvlText w:val="(%6)"/>
      <w:lvlJc w:val="left"/>
      <w:pPr>
        <w:tabs>
          <w:tab w:val="num" w:pos="3960"/>
        </w:tabs>
        <w:ind w:left="3600" w:firstLine="0"/>
      </w:pPr>
    </w:lvl>
    <w:lvl w:ilvl="6" w:tplc="1A1E3140">
      <w:start w:val="1"/>
      <w:numFmt w:val="lowerRoman"/>
      <w:lvlText w:val="(%7)"/>
      <w:lvlJc w:val="left"/>
      <w:pPr>
        <w:tabs>
          <w:tab w:val="num" w:pos="4680"/>
        </w:tabs>
        <w:ind w:left="4320" w:firstLine="0"/>
      </w:pPr>
    </w:lvl>
    <w:lvl w:ilvl="7" w:tplc="AD7AA81A">
      <w:start w:val="1"/>
      <w:numFmt w:val="lowerLetter"/>
      <w:lvlText w:val="(%8)"/>
      <w:lvlJc w:val="left"/>
      <w:pPr>
        <w:tabs>
          <w:tab w:val="num" w:pos="5400"/>
        </w:tabs>
        <w:ind w:left="5040" w:firstLine="0"/>
      </w:pPr>
    </w:lvl>
    <w:lvl w:ilvl="8" w:tplc="74F8AE94">
      <w:start w:val="1"/>
      <w:numFmt w:val="lowerRoman"/>
      <w:lvlText w:val="(%9)"/>
      <w:lvlJc w:val="left"/>
      <w:pPr>
        <w:tabs>
          <w:tab w:val="num" w:pos="6120"/>
        </w:tabs>
        <w:ind w:left="5760" w:firstLine="0"/>
      </w:pPr>
    </w:lvl>
  </w:abstractNum>
  <w:abstractNum w:abstractNumId="7" w15:restartNumberingAfterBreak="0">
    <w:nsid w:val="2BB90D6D"/>
    <w:multiLevelType w:val="hybridMultilevel"/>
    <w:tmpl w:val="D8AAB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448C0"/>
    <w:multiLevelType w:val="hybridMultilevel"/>
    <w:tmpl w:val="6A0CE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A4E0C"/>
    <w:multiLevelType w:val="hybridMultilevel"/>
    <w:tmpl w:val="B16E7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5E51E6"/>
    <w:multiLevelType w:val="hybridMultilevel"/>
    <w:tmpl w:val="35B26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D726D5"/>
    <w:multiLevelType w:val="hybridMultilevel"/>
    <w:tmpl w:val="CD9A0B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8E110D9"/>
    <w:multiLevelType w:val="hybridMultilevel"/>
    <w:tmpl w:val="B5CE1F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FB51517"/>
    <w:multiLevelType w:val="hybridMultilevel"/>
    <w:tmpl w:val="844860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F563E"/>
    <w:multiLevelType w:val="hybridMultilevel"/>
    <w:tmpl w:val="6A4C7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2B95B8A"/>
    <w:multiLevelType w:val="hybridMultilevel"/>
    <w:tmpl w:val="9F48FD02"/>
    <w:lvl w:ilvl="0" w:tplc="4B4E415A">
      <w:start w:val="1"/>
      <w:numFmt w:val="decimal"/>
      <w:lvlText w:val="%1."/>
      <w:lvlJc w:val="left"/>
      <w:pPr>
        <w:ind w:left="0" w:firstLine="0"/>
      </w:pPr>
      <w:rPr>
        <w:rFonts w:ascii="Times New Roman" w:eastAsia="Times New Roman" w:hAnsi="Times New Roman" w:cs="Times New Roman"/>
      </w:rPr>
    </w:lvl>
    <w:lvl w:ilvl="1" w:tplc="923688A0">
      <w:start w:val="1"/>
      <w:numFmt w:val="upperLetter"/>
      <w:lvlText w:val="%2."/>
      <w:lvlJc w:val="left"/>
      <w:pPr>
        <w:ind w:left="720" w:firstLine="0"/>
      </w:pPr>
    </w:lvl>
    <w:lvl w:ilvl="2" w:tplc="E1367D0C">
      <w:start w:val="1"/>
      <w:numFmt w:val="decimal"/>
      <w:lvlText w:val="%3."/>
      <w:lvlJc w:val="left"/>
      <w:pPr>
        <w:ind w:left="1440" w:firstLine="0"/>
      </w:pPr>
    </w:lvl>
    <w:lvl w:ilvl="3" w:tplc="9EAE0EDC">
      <w:start w:val="1"/>
      <w:numFmt w:val="lowerLetter"/>
      <w:lvlText w:val="%4)"/>
      <w:lvlJc w:val="left"/>
      <w:pPr>
        <w:ind w:left="2160" w:firstLine="0"/>
      </w:pPr>
    </w:lvl>
    <w:lvl w:ilvl="4" w:tplc="5DF63AF4">
      <w:start w:val="1"/>
      <w:numFmt w:val="decimal"/>
      <w:lvlText w:val="(%5)"/>
      <w:lvlJc w:val="left"/>
      <w:pPr>
        <w:ind w:left="2880" w:firstLine="0"/>
      </w:pPr>
    </w:lvl>
    <w:lvl w:ilvl="5" w:tplc="F9F26632">
      <w:start w:val="1"/>
      <w:numFmt w:val="lowerLetter"/>
      <w:lvlText w:val="(%6)"/>
      <w:lvlJc w:val="left"/>
      <w:pPr>
        <w:ind w:left="3600" w:firstLine="0"/>
      </w:pPr>
    </w:lvl>
    <w:lvl w:ilvl="6" w:tplc="E4EA868A">
      <w:start w:val="1"/>
      <w:numFmt w:val="lowerRoman"/>
      <w:lvlText w:val="(%7)"/>
      <w:lvlJc w:val="left"/>
      <w:pPr>
        <w:ind w:left="4320" w:firstLine="0"/>
      </w:pPr>
    </w:lvl>
    <w:lvl w:ilvl="7" w:tplc="D7CE7D8E">
      <w:start w:val="1"/>
      <w:numFmt w:val="lowerLetter"/>
      <w:lvlText w:val="(%8)"/>
      <w:lvlJc w:val="left"/>
      <w:pPr>
        <w:ind w:left="5040" w:firstLine="0"/>
      </w:pPr>
    </w:lvl>
    <w:lvl w:ilvl="8" w:tplc="2A14C0EE">
      <w:start w:val="1"/>
      <w:numFmt w:val="lowerRoman"/>
      <w:lvlText w:val="(%9)"/>
      <w:lvlJc w:val="left"/>
      <w:pPr>
        <w:ind w:left="5760" w:firstLine="0"/>
      </w:pPr>
    </w:lvl>
  </w:abstractNum>
  <w:abstractNum w:abstractNumId="16" w15:restartNumberingAfterBreak="0">
    <w:nsid w:val="56A70BCA"/>
    <w:multiLevelType w:val="hybridMultilevel"/>
    <w:tmpl w:val="C0842F46"/>
    <w:lvl w:ilvl="0" w:tplc="C1A46212">
      <w:numFmt w:val="bullet"/>
      <w:lvlText w:val="-"/>
      <w:lvlJc w:val="left"/>
      <w:pPr>
        <w:ind w:left="720" w:hanging="360"/>
      </w:pPr>
      <w:rPr>
        <w:rFonts w:ascii="Tahoma" w:eastAsia="Times New Roman" w:hAnsi="Tahoma" w:cs="Times New Roman"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8D81F94"/>
    <w:multiLevelType w:val="hybridMultilevel"/>
    <w:tmpl w:val="04090027"/>
    <w:lvl w:ilvl="0" w:tplc="3A24051C">
      <w:start w:val="1"/>
      <w:numFmt w:val="upperRoman"/>
      <w:pStyle w:val="Heading1"/>
      <w:lvlText w:val="%1."/>
      <w:lvlJc w:val="left"/>
      <w:pPr>
        <w:ind w:left="0" w:firstLine="0"/>
      </w:pPr>
    </w:lvl>
    <w:lvl w:ilvl="1" w:tplc="832A7820">
      <w:start w:val="1"/>
      <w:numFmt w:val="upperLetter"/>
      <w:pStyle w:val="Heading2"/>
      <w:lvlText w:val="%2."/>
      <w:lvlJc w:val="left"/>
      <w:pPr>
        <w:ind w:left="720" w:firstLine="0"/>
      </w:pPr>
    </w:lvl>
    <w:lvl w:ilvl="2" w:tplc="BFAE3084">
      <w:start w:val="1"/>
      <w:numFmt w:val="decimal"/>
      <w:pStyle w:val="Heading3"/>
      <w:lvlText w:val="%3."/>
      <w:lvlJc w:val="left"/>
      <w:pPr>
        <w:ind w:left="1440" w:firstLine="0"/>
      </w:pPr>
    </w:lvl>
    <w:lvl w:ilvl="3" w:tplc="9E46784C">
      <w:start w:val="1"/>
      <w:numFmt w:val="lowerLetter"/>
      <w:pStyle w:val="Heading4"/>
      <w:lvlText w:val="%4)"/>
      <w:lvlJc w:val="left"/>
      <w:pPr>
        <w:ind w:left="2160" w:firstLine="0"/>
      </w:pPr>
    </w:lvl>
    <w:lvl w:ilvl="4" w:tplc="92984950">
      <w:start w:val="1"/>
      <w:numFmt w:val="decimal"/>
      <w:pStyle w:val="Heading5"/>
      <w:lvlText w:val="(%5)"/>
      <w:lvlJc w:val="left"/>
      <w:pPr>
        <w:ind w:left="2880" w:firstLine="0"/>
      </w:pPr>
    </w:lvl>
    <w:lvl w:ilvl="5" w:tplc="D990E2D8">
      <w:start w:val="1"/>
      <w:numFmt w:val="lowerLetter"/>
      <w:pStyle w:val="Heading6"/>
      <w:lvlText w:val="(%6)"/>
      <w:lvlJc w:val="left"/>
      <w:pPr>
        <w:ind w:left="3600" w:firstLine="0"/>
      </w:pPr>
    </w:lvl>
    <w:lvl w:ilvl="6" w:tplc="289EBC34">
      <w:start w:val="1"/>
      <w:numFmt w:val="lowerRoman"/>
      <w:pStyle w:val="Heading7"/>
      <w:lvlText w:val="(%7)"/>
      <w:lvlJc w:val="left"/>
      <w:pPr>
        <w:ind w:left="4320" w:firstLine="0"/>
      </w:pPr>
    </w:lvl>
    <w:lvl w:ilvl="7" w:tplc="9D72C938">
      <w:start w:val="1"/>
      <w:numFmt w:val="lowerLetter"/>
      <w:pStyle w:val="Heading8"/>
      <w:lvlText w:val="(%8)"/>
      <w:lvlJc w:val="left"/>
      <w:pPr>
        <w:ind w:left="5040" w:firstLine="0"/>
      </w:pPr>
    </w:lvl>
    <w:lvl w:ilvl="8" w:tplc="1754742C">
      <w:start w:val="1"/>
      <w:numFmt w:val="lowerRoman"/>
      <w:pStyle w:val="Heading9"/>
      <w:lvlText w:val="(%9)"/>
      <w:lvlJc w:val="left"/>
      <w:pPr>
        <w:ind w:left="5760" w:firstLine="0"/>
      </w:pPr>
    </w:lvl>
  </w:abstractNum>
  <w:abstractNum w:abstractNumId="18" w15:restartNumberingAfterBreak="0">
    <w:nsid w:val="5E5F3F6B"/>
    <w:multiLevelType w:val="hybridMultilevel"/>
    <w:tmpl w:val="7958C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EC2059"/>
    <w:multiLevelType w:val="hybridMultilevel"/>
    <w:tmpl w:val="458213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E60F39"/>
    <w:multiLevelType w:val="hybridMultilevel"/>
    <w:tmpl w:val="6AFA6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B615DA"/>
    <w:multiLevelType w:val="hybridMultilevel"/>
    <w:tmpl w:val="07E41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59D4692"/>
    <w:multiLevelType w:val="hybridMultilevel"/>
    <w:tmpl w:val="B5AE75F8"/>
    <w:lvl w:ilvl="0" w:tplc="6EC03384">
      <w:start w:val="17"/>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FA315E"/>
    <w:multiLevelType w:val="hybridMultilevel"/>
    <w:tmpl w:val="4838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0C1CE8"/>
    <w:multiLevelType w:val="hybridMultilevel"/>
    <w:tmpl w:val="2126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7"/>
  </w:num>
  <w:num w:numId="3">
    <w:abstractNumId w:val="5"/>
  </w:num>
  <w:num w:numId="4">
    <w:abstractNumId w:val="8"/>
  </w:num>
  <w:num w:numId="5">
    <w:abstractNumId w:val="22"/>
  </w:num>
  <w:num w:numId="6">
    <w:abstractNumId w:val="16"/>
  </w:num>
  <w:num w:numId="7">
    <w:abstractNumId w:val="21"/>
  </w:num>
  <w:num w:numId="8">
    <w:abstractNumId w:val="24"/>
  </w:num>
  <w:num w:numId="9">
    <w:abstractNumId w:val="4"/>
  </w:num>
  <w:num w:numId="10">
    <w:abstractNumId w:val="1"/>
  </w:num>
  <w:num w:numId="11">
    <w:abstractNumId w:val="0"/>
  </w:num>
  <w:num w:numId="12">
    <w:abstractNumId w:val="2"/>
  </w:num>
  <w:num w:numId="13">
    <w:abstractNumId w:val="3"/>
  </w:num>
  <w:num w:numId="14">
    <w:abstractNumId w:val="10"/>
  </w:num>
  <w:num w:numId="15">
    <w:abstractNumId w:val="23"/>
  </w:num>
  <w:num w:numId="16">
    <w:abstractNumId w:val="19"/>
  </w:num>
  <w:num w:numId="17">
    <w:abstractNumId w:val="13"/>
  </w:num>
  <w:num w:numId="18">
    <w:abstractNumId w:val="18"/>
  </w:num>
  <w:num w:numId="19">
    <w:abstractNumId w:val="9"/>
  </w:num>
  <w:num w:numId="20">
    <w:abstractNumId w:val="11"/>
  </w:num>
  <w:num w:numId="21">
    <w:abstractNumId w:val="20"/>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12"/>
  </w:num>
  <w:num w:numId="25">
    <w:abstractNumId w:val="15"/>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urali Mohan Ganta --CNTR">
    <w15:presenceInfo w15:providerId="AD" w15:userId="S::MuraliMohan_Ganta@contractor.amat.com::949197a2-4b56-436e-b60c-28f171f243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E7"/>
    <w:rsid w:val="00000B02"/>
    <w:rsid w:val="00001C89"/>
    <w:rsid w:val="0000319D"/>
    <w:rsid w:val="0003272B"/>
    <w:rsid w:val="00033B92"/>
    <w:rsid w:val="00042ACD"/>
    <w:rsid w:val="0004580F"/>
    <w:rsid w:val="0005336D"/>
    <w:rsid w:val="000549F7"/>
    <w:rsid w:val="00054DBE"/>
    <w:rsid w:val="00083541"/>
    <w:rsid w:val="0009220C"/>
    <w:rsid w:val="00095BB8"/>
    <w:rsid w:val="000A1041"/>
    <w:rsid w:val="000A2A05"/>
    <w:rsid w:val="000B478E"/>
    <w:rsid w:val="000B75AB"/>
    <w:rsid w:val="000C1AB1"/>
    <w:rsid w:val="000C3C09"/>
    <w:rsid w:val="000C7097"/>
    <w:rsid w:val="000D628F"/>
    <w:rsid w:val="000D7E8E"/>
    <w:rsid w:val="000E06FD"/>
    <w:rsid w:val="000E198C"/>
    <w:rsid w:val="000F069D"/>
    <w:rsid w:val="000F29F5"/>
    <w:rsid w:val="000F6950"/>
    <w:rsid w:val="00106407"/>
    <w:rsid w:val="00107881"/>
    <w:rsid w:val="001110EB"/>
    <w:rsid w:val="0011656B"/>
    <w:rsid w:val="00116FAB"/>
    <w:rsid w:val="00122797"/>
    <w:rsid w:val="001279A5"/>
    <w:rsid w:val="00136FC6"/>
    <w:rsid w:val="00141B1C"/>
    <w:rsid w:val="00141CF2"/>
    <w:rsid w:val="001513F7"/>
    <w:rsid w:val="0015175C"/>
    <w:rsid w:val="0015496C"/>
    <w:rsid w:val="00155849"/>
    <w:rsid w:val="00163C46"/>
    <w:rsid w:val="00164926"/>
    <w:rsid w:val="00170D2D"/>
    <w:rsid w:val="001905B5"/>
    <w:rsid w:val="00191581"/>
    <w:rsid w:val="001964C3"/>
    <w:rsid w:val="001B1C13"/>
    <w:rsid w:val="001C5412"/>
    <w:rsid w:val="001D0146"/>
    <w:rsid w:val="001E4C20"/>
    <w:rsid w:val="001E574A"/>
    <w:rsid w:val="001F2EF6"/>
    <w:rsid w:val="001F42B0"/>
    <w:rsid w:val="00200179"/>
    <w:rsid w:val="00202B50"/>
    <w:rsid w:val="00210967"/>
    <w:rsid w:val="00212D71"/>
    <w:rsid w:val="00223DAB"/>
    <w:rsid w:val="002257E7"/>
    <w:rsid w:val="00227ADF"/>
    <w:rsid w:val="00232055"/>
    <w:rsid w:val="002366DB"/>
    <w:rsid w:val="002444EA"/>
    <w:rsid w:val="0024611C"/>
    <w:rsid w:val="00256F98"/>
    <w:rsid w:val="00257CDD"/>
    <w:rsid w:val="00260906"/>
    <w:rsid w:val="00273288"/>
    <w:rsid w:val="002745D7"/>
    <w:rsid w:val="002745F4"/>
    <w:rsid w:val="00274CF4"/>
    <w:rsid w:val="002819AC"/>
    <w:rsid w:val="0029161C"/>
    <w:rsid w:val="00293FA6"/>
    <w:rsid w:val="00294780"/>
    <w:rsid w:val="002A128E"/>
    <w:rsid w:val="002A4732"/>
    <w:rsid w:val="002B0D46"/>
    <w:rsid w:val="002B1D78"/>
    <w:rsid w:val="002B4152"/>
    <w:rsid w:val="002B7ECA"/>
    <w:rsid w:val="002C3BA7"/>
    <w:rsid w:val="002C4979"/>
    <w:rsid w:val="002C5D85"/>
    <w:rsid w:val="002C6C19"/>
    <w:rsid w:val="002C7A59"/>
    <w:rsid w:val="002D72CF"/>
    <w:rsid w:val="002E6D44"/>
    <w:rsid w:val="002F7165"/>
    <w:rsid w:val="00310219"/>
    <w:rsid w:val="003125ED"/>
    <w:rsid w:val="00312C4D"/>
    <w:rsid w:val="003172BC"/>
    <w:rsid w:val="0032272C"/>
    <w:rsid w:val="00324468"/>
    <w:rsid w:val="003262C5"/>
    <w:rsid w:val="003519DF"/>
    <w:rsid w:val="00353043"/>
    <w:rsid w:val="003536BB"/>
    <w:rsid w:val="00356496"/>
    <w:rsid w:val="00371A51"/>
    <w:rsid w:val="00377DC8"/>
    <w:rsid w:val="00383D75"/>
    <w:rsid w:val="00385208"/>
    <w:rsid w:val="0039389E"/>
    <w:rsid w:val="0039514B"/>
    <w:rsid w:val="003956DF"/>
    <w:rsid w:val="003A2065"/>
    <w:rsid w:val="003B1DF1"/>
    <w:rsid w:val="003B63C9"/>
    <w:rsid w:val="003C061E"/>
    <w:rsid w:val="003C1EBE"/>
    <w:rsid w:val="003C63D5"/>
    <w:rsid w:val="003C6AAD"/>
    <w:rsid w:val="003D0D62"/>
    <w:rsid w:val="003F04A6"/>
    <w:rsid w:val="003F32C7"/>
    <w:rsid w:val="00400F3A"/>
    <w:rsid w:val="00415836"/>
    <w:rsid w:val="00420655"/>
    <w:rsid w:val="00421BA2"/>
    <w:rsid w:val="00425CE5"/>
    <w:rsid w:val="00451A90"/>
    <w:rsid w:val="004571CC"/>
    <w:rsid w:val="00475628"/>
    <w:rsid w:val="00480C30"/>
    <w:rsid w:val="00484C87"/>
    <w:rsid w:val="004A4909"/>
    <w:rsid w:val="004A627F"/>
    <w:rsid w:val="004B48FC"/>
    <w:rsid w:val="004B5D62"/>
    <w:rsid w:val="004C1F4C"/>
    <w:rsid w:val="004C47C8"/>
    <w:rsid w:val="004C7A80"/>
    <w:rsid w:val="004D04B8"/>
    <w:rsid w:val="004D391E"/>
    <w:rsid w:val="004D6FE8"/>
    <w:rsid w:val="004E1628"/>
    <w:rsid w:val="00507413"/>
    <w:rsid w:val="005152A8"/>
    <w:rsid w:val="00520F8C"/>
    <w:rsid w:val="0052570C"/>
    <w:rsid w:val="00527D76"/>
    <w:rsid w:val="00532396"/>
    <w:rsid w:val="00533CD8"/>
    <w:rsid w:val="00533D0E"/>
    <w:rsid w:val="00544FCE"/>
    <w:rsid w:val="0055197D"/>
    <w:rsid w:val="00573088"/>
    <w:rsid w:val="005905EC"/>
    <w:rsid w:val="00592F00"/>
    <w:rsid w:val="00593962"/>
    <w:rsid w:val="005B090A"/>
    <w:rsid w:val="005B16E9"/>
    <w:rsid w:val="005D15E1"/>
    <w:rsid w:val="005D7507"/>
    <w:rsid w:val="005E62B7"/>
    <w:rsid w:val="005F2492"/>
    <w:rsid w:val="00601B37"/>
    <w:rsid w:val="00611EAC"/>
    <w:rsid w:val="00613308"/>
    <w:rsid w:val="00620B6D"/>
    <w:rsid w:val="00622092"/>
    <w:rsid w:val="00622942"/>
    <w:rsid w:val="006230FB"/>
    <w:rsid w:val="006258C2"/>
    <w:rsid w:val="00637DB8"/>
    <w:rsid w:val="006519D4"/>
    <w:rsid w:val="0065625E"/>
    <w:rsid w:val="006720F9"/>
    <w:rsid w:val="00677C82"/>
    <w:rsid w:val="00684445"/>
    <w:rsid w:val="00691453"/>
    <w:rsid w:val="00696AC4"/>
    <w:rsid w:val="006C685F"/>
    <w:rsid w:val="006D56B5"/>
    <w:rsid w:val="006E7370"/>
    <w:rsid w:val="006F33F2"/>
    <w:rsid w:val="007009AC"/>
    <w:rsid w:val="007009BF"/>
    <w:rsid w:val="00702F6E"/>
    <w:rsid w:val="00705B77"/>
    <w:rsid w:val="00711100"/>
    <w:rsid w:val="00712F71"/>
    <w:rsid w:val="00715B54"/>
    <w:rsid w:val="00730AEE"/>
    <w:rsid w:val="00750D0E"/>
    <w:rsid w:val="007516CC"/>
    <w:rsid w:val="00756556"/>
    <w:rsid w:val="0075778F"/>
    <w:rsid w:val="00757B7F"/>
    <w:rsid w:val="00767299"/>
    <w:rsid w:val="00772062"/>
    <w:rsid w:val="0077499D"/>
    <w:rsid w:val="00783E4E"/>
    <w:rsid w:val="00791F13"/>
    <w:rsid w:val="0079613B"/>
    <w:rsid w:val="007A1FBD"/>
    <w:rsid w:val="007B050D"/>
    <w:rsid w:val="007B1CAC"/>
    <w:rsid w:val="007C19B8"/>
    <w:rsid w:val="007C3B48"/>
    <w:rsid w:val="007D1095"/>
    <w:rsid w:val="007D4579"/>
    <w:rsid w:val="007E0B63"/>
    <w:rsid w:val="007E2801"/>
    <w:rsid w:val="007F1CA1"/>
    <w:rsid w:val="007F5240"/>
    <w:rsid w:val="007F5508"/>
    <w:rsid w:val="007F68C6"/>
    <w:rsid w:val="00802635"/>
    <w:rsid w:val="0081323F"/>
    <w:rsid w:val="008226B2"/>
    <w:rsid w:val="00823C7B"/>
    <w:rsid w:val="00826DFA"/>
    <w:rsid w:val="008320B9"/>
    <w:rsid w:val="00836FAC"/>
    <w:rsid w:val="00842AA3"/>
    <w:rsid w:val="00843C7C"/>
    <w:rsid w:val="00843F33"/>
    <w:rsid w:val="008440A0"/>
    <w:rsid w:val="008440C7"/>
    <w:rsid w:val="00846C4D"/>
    <w:rsid w:val="0085287E"/>
    <w:rsid w:val="00862A0A"/>
    <w:rsid w:val="00862E3D"/>
    <w:rsid w:val="008663CA"/>
    <w:rsid w:val="008866B2"/>
    <w:rsid w:val="0088675E"/>
    <w:rsid w:val="00887DCE"/>
    <w:rsid w:val="00890397"/>
    <w:rsid w:val="00891B37"/>
    <w:rsid w:val="00891C8B"/>
    <w:rsid w:val="00892119"/>
    <w:rsid w:val="00892514"/>
    <w:rsid w:val="00893606"/>
    <w:rsid w:val="008936E0"/>
    <w:rsid w:val="008A0342"/>
    <w:rsid w:val="008A29E6"/>
    <w:rsid w:val="008A3271"/>
    <w:rsid w:val="008A4B87"/>
    <w:rsid w:val="008A59AB"/>
    <w:rsid w:val="008B2A7C"/>
    <w:rsid w:val="008B4580"/>
    <w:rsid w:val="008B7383"/>
    <w:rsid w:val="008C6176"/>
    <w:rsid w:val="008C6AF1"/>
    <w:rsid w:val="008D3B7D"/>
    <w:rsid w:val="008D4AC8"/>
    <w:rsid w:val="008D6C70"/>
    <w:rsid w:val="008F3438"/>
    <w:rsid w:val="00906DBF"/>
    <w:rsid w:val="009223BB"/>
    <w:rsid w:val="00922D5F"/>
    <w:rsid w:val="009260FC"/>
    <w:rsid w:val="0093367F"/>
    <w:rsid w:val="00935EB5"/>
    <w:rsid w:val="00945F56"/>
    <w:rsid w:val="00947EDF"/>
    <w:rsid w:val="00950DFB"/>
    <w:rsid w:val="0096563F"/>
    <w:rsid w:val="00965E95"/>
    <w:rsid w:val="009705D8"/>
    <w:rsid w:val="00976383"/>
    <w:rsid w:val="009806DB"/>
    <w:rsid w:val="009A46DB"/>
    <w:rsid w:val="009B57FB"/>
    <w:rsid w:val="009B5E2B"/>
    <w:rsid w:val="009B6FF4"/>
    <w:rsid w:val="009C2BE7"/>
    <w:rsid w:val="009D2FFE"/>
    <w:rsid w:val="009E2445"/>
    <w:rsid w:val="009E385F"/>
    <w:rsid w:val="009E7B5A"/>
    <w:rsid w:val="009F1397"/>
    <w:rsid w:val="009F506A"/>
    <w:rsid w:val="00A156A2"/>
    <w:rsid w:val="00A219FA"/>
    <w:rsid w:val="00A235E8"/>
    <w:rsid w:val="00A24D96"/>
    <w:rsid w:val="00A33064"/>
    <w:rsid w:val="00A4135E"/>
    <w:rsid w:val="00A53468"/>
    <w:rsid w:val="00A63EA0"/>
    <w:rsid w:val="00A6797A"/>
    <w:rsid w:val="00A67A0A"/>
    <w:rsid w:val="00A731DB"/>
    <w:rsid w:val="00A736FE"/>
    <w:rsid w:val="00A807D8"/>
    <w:rsid w:val="00A82FE1"/>
    <w:rsid w:val="00A874BB"/>
    <w:rsid w:val="00A91D28"/>
    <w:rsid w:val="00A92AC1"/>
    <w:rsid w:val="00A93691"/>
    <w:rsid w:val="00A938D4"/>
    <w:rsid w:val="00AA7547"/>
    <w:rsid w:val="00AB4490"/>
    <w:rsid w:val="00AD0866"/>
    <w:rsid w:val="00AD3166"/>
    <w:rsid w:val="00AD581B"/>
    <w:rsid w:val="00AD7D95"/>
    <w:rsid w:val="00AE71C4"/>
    <w:rsid w:val="00AF011E"/>
    <w:rsid w:val="00AF180A"/>
    <w:rsid w:val="00AF405A"/>
    <w:rsid w:val="00AF6E84"/>
    <w:rsid w:val="00B04E24"/>
    <w:rsid w:val="00B16901"/>
    <w:rsid w:val="00B2581F"/>
    <w:rsid w:val="00B260A4"/>
    <w:rsid w:val="00B26517"/>
    <w:rsid w:val="00B33440"/>
    <w:rsid w:val="00B361B8"/>
    <w:rsid w:val="00B44856"/>
    <w:rsid w:val="00B545F6"/>
    <w:rsid w:val="00B61918"/>
    <w:rsid w:val="00B67878"/>
    <w:rsid w:val="00B716D9"/>
    <w:rsid w:val="00B72E97"/>
    <w:rsid w:val="00B906D5"/>
    <w:rsid w:val="00B91C75"/>
    <w:rsid w:val="00B92BA5"/>
    <w:rsid w:val="00BA46B6"/>
    <w:rsid w:val="00BA6147"/>
    <w:rsid w:val="00BB3725"/>
    <w:rsid w:val="00BB7684"/>
    <w:rsid w:val="00BC1B26"/>
    <w:rsid w:val="00BD17B6"/>
    <w:rsid w:val="00BE22F7"/>
    <w:rsid w:val="00BE46DE"/>
    <w:rsid w:val="00BF095C"/>
    <w:rsid w:val="00BF24FB"/>
    <w:rsid w:val="00C154AC"/>
    <w:rsid w:val="00C1682F"/>
    <w:rsid w:val="00C16D6A"/>
    <w:rsid w:val="00C366CE"/>
    <w:rsid w:val="00C50601"/>
    <w:rsid w:val="00C55DEE"/>
    <w:rsid w:val="00C60D74"/>
    <w:rsid w:val="00C619BF"/>
    <w:rsid w:val="00C64F28"/>
    <w:rsid w:val="00C654F5"/>
    <w:rsid w:val="00C65ADB"/>
    <w:rsid w:val="00C7064E"/>
    <w:rsid w:val="00C70713"/>
    <w:rsid w:val="00C76FFE"/>
    <w:rsid w:val="00C92FAD"/>
    <w:rsid w:val="00CA1A60"/>
    <w:rsid w:val="00CA49E8"/>
    <w:rsid w:val="00CA538C"/>
    <w:rsid w:val="00CA73A6"/>
    <w:rsid w:val="00CB0DDA"/>
    <w:rsid w:val="00CC044B"/>
    <w:rsid w:val="00CC21A8"/>
    <w:rsid w:val="00CC22C9"/>
    <w:rsid w:val="00CC30EE"/>
    <w:rsid w:val="00CD19AF"/>
    <w:rsid w:val="00CD619C"/>
    <w:rsid w:val="00CD7148"/>
    <w:rsid w:val="00CF0149"/>
    <w:rsid w:val="00CF134F"/>
    <w:rsid w:val="00D029AA"/>
    <w:rsid w:val="00D06871"/>
    <w:rsid w:val="00D10819"/>
    <w:rsid w:val="00D11EC6"/>
    <w:rsid w:val="00D16BBE"/>
    <w:rsid w:val="00D20F5E"/>
    <w:rsid w:val="00D21CA3"/>
    <w:rsid w:val="00D22508"/>
    <w:rsid w:val="00D270ED"/>
    <w:rsid w:val="00D33D9B"/>
    <w:rsid w:val="00D3443E"/>
    <w:rsid w:val="00D34FE8"/>
    <w:rsid w:val="00D51780"/>
    <w:rsid w:val="00D61845"/>
    <w:rsid w:val="00D61E4A"/>
    <w:rsid w:val="00D656EC"/>
    <w:rsid w:val="00D741CA"/>
    <w:rsid w:val="00D83580"/>
    <w:rsid w:val="00D9409B"/>
    <w:rsid w:val="00D95544"/>
    <w:rsid w:val="00DA0B0B"/>
    <w:rsid w:val="00DA1741"/>
    <w:rsid w:val="00DA29C1"/>
    <w:rsid w:val="00DA5489"/>
    <w:rsid w:val="00DB503C"/>
    <w:rsid w:val="00DC004E"/>
    <w:rsid w:val="00DC41EE"/>
    <w:rsid w:val="00DC437B"/>
    <w:rsid w:val="00DD49CA"/>
    <w:rsid w:val="00DE7FDA"/>
    <w:rsid w:val="00DF1431"/>
    <w:rsid w:val="00DF3D55"/>
    <w:rsid w:val="00DF4FB2"/>
    <w:rsid w:val="00DF5163"/>
    <w:rsid w:val="00E00307"/>
    <w:rsid w:val="00E0126D"/>
    <w:rsid w:val="00E031B9"/>
    <w:rsid w:val="00E04C75"/>
    <w:rsid w:val="00E23ECE"/>
    <w:rsid w:val="00E26B89"/>
    <w:rsid w:val="00E3693D"/>
    <w:rsid w:val="00E47FED"/>
    <w:rsid w:val="00E530C9"/>
    <w:rsid w:val="00E54B7D"/>
    <w:rsid w:val="00E60A4B"/>
    <w:rsid w:val="00E8165C"/>
    <w:rsid w:val="00E83AE4"/>
    <w:rsid w:val="00E916F8"/>
    <w:rsid w:val="00E91DB3"/>
    <w:rsid w:val="00E92025"/>
    <w:rsid w:val="00EA6C23"/>
    <w:rsid w:val="00EB39A8"/>
    <w:rsid w:val="00EC7074"/>
    <w:rsid w:val="00EC72DF"/>
    <w:rsid w:val="00EE13ED"/>
    <w:rsid w:val="00EE63B0"/>
    <w:rsid w:val="00EF75E6"/>
    <w:rsid w:val="00F0096E"/>
    <w:rsid w:val="00F0689E"/>
    <w:rsid w:val="00F122F7"/>
    <w:rsid w:val="00F123A7"/>
    <w:rsid w:val="00F26B19"/>
    <w:rsid w:val="00F32A85"/>
    <w:rsid w:val="00F33D21"/>
    <w:rsid w:val="00F44B40"/>
    <w:rsid w:val="00F4541D"/>
    <w:rsid w:val="00F459B1"/>
    <w:rsid w:val="00F46C9A"/>
    <w:rsid w:val="00F4741A"/>
    <w:rsid w:val="00F5484B"/>
    <w:rsid w:val="00F5549D"/>
    <w:rsid w:val="00F56423"/>
    <w:rsid w:val="00F60391"/>
    <w:rsid w:val="00F6168F"/>
    <w:rsid w:val="00F64945"/>
    <w:rsid w:val="00F64FB9"/>
    <w:rsid w:val="00F6713D"/>
    <w:rsid w:val="00F8019A"/>
    <w:rsid w:val="00F87AFA"/>
    <w:rsid w:val="00F90D6D"/>
    <w:rsid w:val="00F92090"/>
    <w:rsid w:val="00F92402"/>
    <w:rsid w:val="00FA41FE"/>
    <w:rsid w:val="00FA6943"/>
    <w:rsid w:val="00FB00D9"/>
    <w:rsid w:val="00FE6B06"/>
    <w:rsid w:val="00FE73F4"/>
    <w:rsid w:val="00FF242F"/>
    <w:rsid w:val="00FF58F4"/>
    <w:rsid w:val="00FF7389"/>
    <w:rsid w:val="02B898E2"/>
    <w:rsid w:val="0680B38A"/>
    <w:rsid w:val="07492CC8"/>
    <w:rsid w:val="079629AF"/>
    <w:rsid w:val="08EF30FB"/>
    <w:rsid w:val="09FE092F"/>
    <w:rsid w:val="0EA37A59"/>
    <w:rsid w:val="0F0B67E7"/>
    <w:rsid w:val="11B5595A"/>
    <w:rsid w:val="122B050F"/>
    <w:rsid w:val="1239D6B8"/>
    <w:rsid w:val="14CEE630"/>
    <w:rsid w:val="15AD60E7"/>
    <w:rsid w:val="16C34AEC"/>
    <w:rsid w:val="1726FDCC"/>
    <w:rsid w:val="1B158189"/>
    <w:rsid w:val="1B4B87DE"/>
    <w:rsid w:val="1B94E819"/>
    <w:rsid w:val="1C166742"/>
    <w:rsid w:val="1D13E7FE"/>
    <w:rsid w:val="1D6AD969"/>
    <w:rsid w:val="200E6212"/>
    <w:rsid w:val="20B606FF"/>
    <w:rsid w:val="22F7EC90"/>
    <w:rsid w:val="27B0FFFF"/>
    <w:rsid w:val="2806076C"/>
    <w:rsid w:val="297F8538"/>
    <w:rsid w:val="2C12F9A8"/>
    <w:rsid w:val="2DE3D0FA"/>
    <w:rsid w:val="355C63C4"/>
    <w:rsid w:val="362C88BF"/>
    <w:rsid w:val="3681C2DF"/>
    <w:rsid w:val="3CDD5EB6"/>
    <w:rsid w:val="4002BC12"/>
    <w:rsid w:val="40A94251"/>
    <w:rsid w:val="425E729F"/>
    <w:rsid w:val="459A9F1B"/>
    <w:rsid w:val="46BDA5D0"/>
    <w:rsid w:val="47E66A70"/>
    <w:rsid w:val="4F819393"/>
    <w:rsid w:val="504F0AFB"/>
    <w:rsid w:val="5240B825"/>
    <w:rsid w:val="55AEED76"/>
    <w:rsid w:val="5A6C3A9B"/>
    <w:rsid w:val="5ADF2C26"/>
    <w:rsid w:val="5B77F6FB"/>
    <w:rsid w:val="5C27F1EF"/>
    <w:rsid w:val="5DC3C250"/>
    <w:rsid w:val="5F5F92B1"/>
    <w:rsid w:val="5FF66548"/>
    <w:rsid w:val="60668C60"/>
    <w:rsid w:val="6081A23A"/>
    <w:rsid w:val="617C284B"/>
    <w:rsid w:val="65833FCF"/>
    <w:rsid w:val="65DE1DA0"/>
    <w:rsid w:val="67BF3DCF"/>
    <w:rsid w:val="685EEB9E"/>
    <w:rsid w:val="6AA180CA"/>
    <w:rsid w:val="6D1AE123"/>
    <w:rsid w:val="6E2F3DD0"/>
    <w:rsid w:val="6E84FC51"/>
    <w:rsid w:val="6F0DBB3F"/>
    <w:rsid w:val="701D7211"/>
    <w:rsid w:val="70F45795"/>
    <w:rsid w:val="746E5E22"/>
    <w:rsid w:val="76CAAE1B"/>
    <w:rsid w:val="7B1942E0"/>
    <w:rsid w:val="7B68D9DA"/>
    <w:rsid w:val="7C058B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08ADC"/>
  <w15:docId w15:val="{1B4FA683-307B-4D8A-856D-BE6C23DF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871"/>
    <w:rPr>
      <w:rFonts w:ascii="Times New Roman" w:eastAsia="Times New Roman" w:hAnsi="Times New Roman"/>
      <w:sz w:val="24"/>
      <w:szCs w:val="24"/>
      <w:lang w:eastAsia="en-US"/>
    </w:rPr>
  </w:style>
  <w:style w:type="paragraph" w:styleId="Heading1">
    <w:name w:val="heading 1"/>
    <w:basedOn w:val="Normal"/>
    <w:next w:val="Normal"/>
    <w:link w:val="Heading1Char"/>
    <w:qFormat/>
    <w:rsid w:val="002257E7"/>
    <w:pPr>
      <w:keepNext/>
      <w:numPr>
        <w:numId w:val="1"/>
      </w:numPr>
      <w:outlineLvl w:val="0"/>
    </w:pPr>
    <w:rPr>
      <w:b/>
    </w:rPr>
  </w:style>
  <w:style w:type="paragraph" w:styleId="Heading2">
    <w:name w:val="heading 2"/>
    <w:aliases w:val="Heading 2 Hidden,heading 2"/>
    <w:basedOn w:val="Normal"/>
    <w:next w:val="Normal"/>
    <w:link w:val="Heading2Char"/>
    <w:qFormat/>
    <w:rsid w:val="002257E7"/>
    <w:pPr>
      <w:keepNext/>
      <w:numPr>
        <w:ilvl w:val="1"/>
        <w:numId w:val="1"/>
      </w:numPr>
      <w:spacing w:before="240" w:after="60"/>
      <w:outlineLvl w:val="1"/>
    </w:pPr>
    <w:rPr>
      <w:rFonts w:cs="Arial"/>
      <w:b/>
      <w:bCs/>
      <w:i/>
      <w:iCs/>
      <w:sz w:val="28"/>
      <w:szCs w:val="28"/>
    </w:rPr>
  </w:style>
  <w:style w:type="paragraph" w:styleId="Heading3">
    <w:name w:val="heading 3"/>
    <w:basedOn w:val="Normal"/>
    <w:next w:val="Normal"/>
    <w:link w:val="Heading3Char"/>
    <w:qFormat/>
    <w:rsid w:val="002257E7"/>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2257E7"/>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2257E7"/>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2257E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257E7"/>
    <w:pPr>
      <w:numPr>
        <w:ilvl w:val="6"/>
        <w:numId w:val="1"/>
      </w:numPr>
      <w:spacing w:before="240" w:after="60"/>
      <w:outlineLvl w:val="6"/>
    </w:pPr>
  </w:style>
  <w:style w:type="paragraph" w:styleId="Heading8">
    <w:name w:val="heading 8"/>
    <w:basedOn w:val="Normal"/>
    <w:next w:val="Normal"/>
    <w:link w:val="Heading8Char"/>
    <w:qFormat/>
    <w:rsid w:val="002257E7"/>
    <w:pPr>
      <w:numPr>
        <w:ilvl w:val="7"/>
        <w:numId w:val="1"/>
      </w:numPr>
      <w:spacing w:before="240" w:after="60"/>
      <w:outlineLvl w:val="7"/>
    </w:pPr>
    <w:rPr>
      <w:i/>
      <w:iCs/>
    </w:rPr>
  </w:style>
  <w:style w:type="paragraph" w:styleId="Heading9">
    <w:name w:val="heading 9"/>
    <w:basedOn w:val="Normal"/>
    <w:next w:val="Normal"/>
    <w:link w:val="Heading9Char"/>
    <w:qFormat/>
    <w:rsid w:val="002257E7"/>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257E7"/>
    <w:rPr>
      <w:rFonts w:ascii="Arial" w:eastAsia="Times New Roman" w:hAnsi="Arial" w:cs="Times New Roman"/>
      <w:b/>
      <w:sz w:val="24"/>
      <w:szCs w:val="20"/>
    </w:rPr>
  </w:style>
  <w:style w:type="character" w:customStyle="1" w:styleId="Heading2Char">
    <w:name w:val="Heading 2 Char"/>
    <w:aliases w:val="Heading 2 Hidden Char,heading 2 Char"/>
    <w:link w:val="Heading2"/>
    <w:rsid w:val="002257E7"/>
    <w:rPr>
      <w:rFonts w:ascii="Arial" w:eastAsia="Times New Roman" w:hAnsi="Arial" w:cs="Arial"/>
      <w:b/>
      <w:bCs/>
      <w:i/>
      <w:iCs/>
      <w:sz w:val="28"/>
      <w:szCs w:val="28"/>
    </w:rPr>
  </w:style>
  <w:style w:type="character" w:customStyle="1" w:styleId="Heading3Char">
    <w:name w:val="Heading 3 Char"/>
    <w:link w:val="Heading3"/>
    <w:rsid w:val="002257E7"/>
    <w:rPr>
      <w:rFonts w:ascii="Arial" w:eastAsia="Times New Roman" w:hAnsi="Arial" w:cs="Arial"/>
      <w:b/>
      <w:bCs/>
      <w:sz w:val="26"/>
      <w:szCs w:val="26"/>
    </w:rPr>
  </w:style>
  <w:style w:type="character" w:customStyle="1" w:styleId="Heading4Char">
    <w:name w:val="Heading 4 Char"/>
    <w:link w:val="Heading4"/>
    <w:rsid w:val="002257E7"/>
    <w:rPr>
      <w:rFonts w:ascii="Times New Roman" w:eastAsia="Times New Roman" w:hAnsi="Times New Roman" w:cs="Times New Roman"/>
      <w:b/>
      <w:bCs/>
      <w:sz w:val="28"/>
      <w:szCs w:val="28"/>
    </w:rPr>
  </w:style>
  <w:style w:type="character" w:customStyle="1" w:styleId="Heading5Char">
    <w:name w:val="Heading 5 Char"/>
    <w:link w:val="Heading5"/>
    <w:rsid w:val="002257E7"/>
    <w:rPr>
      <w:rFonts w:ascii="Arial" w:eastAsia="Times New Roman" w:hAnsi="Arial" w:cs="Times New Roman"/>
      <w:b/>
      <w:bCs/>
      <w:i/>
      <w:iCs/>
      <w:sz w:val="26"/>
      <w:szCs w:val="26"/>
    </w:rPr>
  </w:style>
  <w:style w:type="character" w:customStyle="1" w:styleId="Heading6Char">
    <w:name w:val="Heading 6 Char"/>
    <w:link w:val="Heading6"/>
    <w:rsid w:val="002257E7"/>
    <w:rPr>
      <w:rFonts w:ascii="Times New Roman" w:eastAsia="Times New Roman" w:hAnsi="Times New Roman" w:cs="Times New Roman"/>
      <w:b/>
      <w:bCs/>
    </w:rPr>
  </w:style>
  <w:style w:type="character" w:customStyle="1" w:styleId="Heading7Char">
    <w:name w:val="Heading 7 Char"/>
    <w:link w:val="Heading7"/>
    <w:rsid w:val="002257E7"/>
    <w:rPr>
      <w:rFonts w:ascii="Times New Roman" w:eastAsia="Times New Roman" w:hAnsi="Times New Roman" w:cs="Times New Roman"/>
      <w:sz w:val="24"/>
      <w:szCs w:val="24"/>
    </w:rPr>
  </w:style>
  <w:style w:type="character" w:customStyle="1" w:styleId="Heading8Char">
    <w:name w:val="Heading 8 Char"/>
    <w:link w:val="Heading8"/>
    <w:rsid w:val="002257E7"/>
    <w:rPr>
      <w:rFonts w:ascii="Times New Roman" w:eastAsia="Times New Roman" w:hAnsi="Times New Roman" w:cs="Times New Roman"/>
      <w:i/>
      <w:iCs/>
      <w:sz w:val="24"/>
      <w:szCs w:val="24"/>
    </w:rPr>
  </w:style>
  <w:style w:type="character" w:customStyle="1" w:styleId="Heading9Char">
    <w:name w:val="Heading 9 Char"/>
    <w:link w:val="Heading9"/>
    <w:rsid w:val="002257E7"/>
    <w:rPr>
      <w:rFonts w:ascii="Arial" w:eastAsia="Times New Roman" w:hAnsi="Arial" w:cs="Arial"/>
    </w:rPr>
  </w:style>
  <w:style w:type="paragraph" w:styleId="TOC1">
    <w:name w:val="toc 1"/>
    <w:basedOn w:val="Normal"/>
    <w:next w:val="Normal"/>
    <w:autoRedefine/>
    <w:uiPriority w:val="39"/>
    <w:rsid w:val="002257E7"/>
    <w:pPr>
      <w:spacing w:before="120"/>
    </w:pPr>
    <w:rPr>
      <w:b/>
      <w:bCs/>
      <w:i/>
      <w:iCs/>
    </w:rPr>
  </w:style>
  <w:style w:type="paragraph" w:styleId="Header">
    <w:name w:val="header"/>
    <w:basedOn w:val="Normal"/>
    <w:link w:val="HeaderChar"/>
    <w:rsid w:val="002257E7"/>
    <w:pPr>
      <w:tabs>
        <w:tab w:val="center" w:pos="4320"/>
        <w:tab w:val="right" w:pos="8640"/>
      </w:tabs>
    </w:pPr>
  </w:style>
  <w:style w:type="character" w:customStyle="1" w:styleId="HeaderChar">
    <w:name w:val="Header Char"/>
    <w:link w:val="Header"/>
    <w:rsid w:val="002257E7"/>
    <w:rPr>
      <w:rFonts w:ascii="Arial" w:eastAsia="Times New Roman" w:hAnsi="Arial" w:cs="Times New Roman"/>
      <w:sz w:val="24"/>
      <w:szCs w:val="20"/>
    </w:rPr>
  </w:style>
  <w:style w:type="paragraph" w:styleId="Footer">
    <w:name w:val="footer"/>
    <w:basedOn w:val="Normal"/>
    <w:link w:val="FooterChar"/>
    <w:rsid w:val="002257E7"/>
    <w:pPr>
      <w:tabs>
        <w:tab w:val="center" w:pos="4320"/>
        <w:tab w:val="right" w:pos="8640"/>
      </w:tabs>
    </w:pPr>
  </w:style>
  <w:style w:type="character" w:customStyle="1" w:styleId="FooterChar">
    <w:name w:val="Footer Char"/>
    <w:link w:val="Footer"/>
    <w:rsid w:val="002257E7"/>
    <w:rPr>
      <w:rFonts w:ascii="Arial" w:eastAsia="Times New Roman" w:hAnsi="Arial" w:cs="Times New Roman"/>
      <w:sz w:val="24"/>
      <w:szCs w:val="20"/>
    </w:rPr>
  </w:style>
  <w:style w:type="character" w:styleId="PageNumber">
    <w:name w:val="page number"/>
    <w:basedOn w:val="DefaultParagraphFont"/>
    <w:rsid w:val="002257E7"/>
  </w:style>
  <w:style w:type="character" w:styleId="Hyperlink">
    <w:name w:val="Hyperlink"/>
    <w:uiPriority w:val="99"/>
    <w:rsid w:val="002257E7"/>
    <w:rPr>
      <w:color w:val="0000FF"/>
      <w:u w:val="single"/>
    </w:rPr>
  </w:style>
  <w:style w:type="paragraph" w:customStyle="1" w:styleId="Tabletitle">
    <w:name w:val="Table title"/>
    <w:basedOn w:val="TableText"/>
    <w:rsid w:val="002257E7"/>
    <w:rPr>
      <w:rFonts w:ascii="Arial" w:hAnsi="Arial"/>
      <w:b/>
    </w:rPr>
  </w:style>
  <w:style w:type="paragraph" w:customStyle="1" w:styleId="TableText">
    <w:name w:val="Table Text"/>
    <w:rsid w:val="002257E7"/>
    <w:pPr>
      <w:spacing w:before="40" w:after="20"/>
    </w:pPr>
    <w:rPr>
      <w:rFonts w:ascii="Verdana" w:eastAsia="Times New Roman" w:hAnsi="Verdana"/>
      <w:color w:val="000000"/>
      <w:sz w:val="18"/>
      <w:lang w:eastAsia="en-US"/>
    </w:rPr>
  </w:style>
  <w:style w:type="paragraph" w:styleId="TOC2">
    <w:name w:val="toc 2"/>
    <w:basedOn w:val="Normal"/>
    <w:next w:val="Normal"/>
    <w:autoRedefine/>
    <w:uiPriority w:val="39"/>
    <w:rsid w:val="002257E7"/>
    <w:pPr>
      <w:ind w:left="240"/>
    </w:pPr>
  </w:style>
  <w:style w:type="paragraph" w:styleId="TOC3">
    <w:name w:val="toc 3"/>
    <w:basedOn w:val="Normal"/>
    <w:next w:val="Normal"/>
    <w:autoRedefine/>
    <w:uiPriority w:val="39"/>
    <w:rsid w:val="002257E7"/>
    <w:pPr>
      <w:ind w:left="480"/>
    </w:pPr>
  </w:style>
  <w:style w:type="paragraph" w:styleId="Title">
    <w:name w:val="Title"/>
    <w:aliases w:val="ASAPTitle"/>
    <w:basedOn w:val="Normal"/>
    <w:link w:val="TitleChar"/>
    <w:qFormat/>
    <w:rsid w:val="002257E7"/>
    <w:pPr>
      <w:jc w:val="center"/>
    </w:pPr>
    <w:rPr>
      <w:rFonts w:cs="Arial"/>
      <w:b/>
      <w:bCs/>
      <w:sz w:val="28"/>
    </w:rPr>
  </w:style>
  <w:style w:type="character" w:customStyle="1" w:styleId="TitleChar">
    <w:name w:val="Title Char"/>
    <w:aliases w:val="ASAPTitle Char"/>
    <w:link w:val="Title"/>
    <w:rsid w:val="002257E7"/>
    <w:rPr>
      <w:rFonts w:ascii="Arial" w:eastAsia="Times New Roman" w:hAnsi="Arial" w:cs="Arial"/>
      <w:b/>
      <w:bCs/>
      <w:sz w:val="28"/>
      <w:szCs w:val="20"/>
    </w:rPr>
  </w:style>
  <w:style w:type="paragraph" w:styleId="ListParagraph">
    <w:name w:val="List Paragraph"/>
    <w:basedOn w:val="Normal"/>
    <w:uiPriority w:val="34"/>
    <w:qFormat/>
    <w:rsid w:val="002257E7"/>
    <w:pPr>
      <w:ind w:left="708"/>
    </w:pPr>
  </w:style>
  <w:style w:type="paragraph" w:styleId="BalloonText">
    <w:name w:val="Balloon Text"/>
    <w:basedOn w:val="Normal"/>
    <w:link w:val="BalloonTextChar"/>
    <w:uiPriority w:val="99"/>
    <w:semiHidden/>
    <w:unhideWhenUsed/>
    <w:rsid w:val="002257E7"/>
    <w:rPr>
      <w:rFonts w:ascii="Tahoma" w:hAnsi="Tahoma" w:cs="Tahoma"/>
      <w:sz w:val="16"/>
      <w:szCs w:val="16"/>
    </w:rPr>
  </w:style>
  <w:style w:type="character" w:customStyle="1" w:styleId="BalloonTextChar">
    <w:name w:val="Balloon Text Char"/>
    <w:link w:val="BalloonText"/>
    <w:uiPriority w:val="99"/>
    <w:semiHidden/>
    <w:rsid w:val="002257E7"/>
    <w:rPr>
      <w:rFonts w:ascii="Tahoma" w:eastAsia="Times New Roman" w:hAnsi="Tahoma" w:cs="Tahoma"/>
      <w:sz w:val="16"/>
      <w:szCs w:val="16"/>
    </w:rPr>
  </w:style>
  <w:style w:type="character" w:customStyle="1" w:styleId="l0s521">
    <w:name w:val="l0s521"/>
    <w:rsid w:val="000F6950"/>
    <w:rPr>
      <w:rFonts w:ascii="Courier New" w:hAnsi="Courier New" w:cs="Courier New" w:hint="default"/>
      <w:color w:val="0000FF"/>
      <w:sz w:val="20"/>
      <w:szCs w:val="20"/>
      <w:shd w:val="clear" w:color="auto" w:fill="FFFFFF"/>
    </w:rPr>
  </w:style>
  <w:style w:type="paragraph" w:styleId="NoSpacing">
    <w:name w:val="No Spacing"/>
    <w:uiPriority w:val="1"/>
    <w:qFormat/>
    <w:rsid w:val="0039514B"/>
    <w:rPr>
      <w:sz w:val="22"/>
      <w:szCs w:val="22"/>
      <w:lang w:eastAsia="en-US"/>
    </w:rPr>
  </w:style>
  <w:style w:type="table" w:styleId="TableGrid">
    <w:name w:val="Table Grid"/>
    <w:basedOn w:val="TableNormal"/>
    <w:uiPriority w:val="59"/>
    <w:rsid w:val="003951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autoRedefine/>
    <w:rsid w:val="00480C30"/>
    <w:pPr>
      <w:spacing w:before="40" w:after="40"/>
      <w:ind w:left="72"/>
      <w:jc w:val="both"/>
    </w:pPr>
    <w:rPr>
      <w:rFonts w:cs="Arial"/>
      <w:color w:val="0000FF"/>
      <w:sz w:val="20"/>
    </w:rPr>
  </w:style>
  <w:style w:type="paragraph" w:customStyle="1" w:styleId="Tablehead">
    <w:name w:val="Tablehead"/>
    <w:basedOn w:val="Normal"/>
    <w:rsid w:val="00480C30"/>
    <w:pPr>
      <w:keepNext/>
      <w:spacing w:before="60" w:after="60"/>
      <w:jc w:val="center"/>
    </w:pPr>
    <w:rPr>
      <w:rFonts w:ascii="Verdana" w:hAnsi="Verdana"/>
      <w:b/>
      <w:bCs/>
      <w:color w:val="FFFFFF"/>
      <w:sz w:val="18"/>
    </w:rPr>
  </w:style>
  <w:style w:type="character" w:customStyle="1" w:styleId="Instructions">
    <w:name w:val="Instructions"/>
    <w:rsid w:val="00480C30"/>
    <w:rPr>
      <w:rFonts w:ascii="Verdana" w:hAnsi="Verdana" w:hint="default"/>
      <w:i/>
      <w:iCs/>
      <w:color w:val="0000FF"/>
      <w:sz w:val="20"/>
    </w:rPr>
  </w:style>
  <w:style w:type="character" w:styleId="CommentReference">
    <w:name w:val="annotation reference"/>
    <w:uiPriority w:val="99"/>
    <w:semiHidden/>
    <w:unhideWhenUsed/>
    <w:rsid w:val="00E83AE4"/>
    <w:rPr>
      <w:sz w:val="16"/>
      <w:szCs w:val="16"/>
    </w:rPr>
  </w:style>
  <w:style w:type="paragraph" w:styleId="CommentText">
    <w:name w:val="annotation text"/>
    <w:basedOn w:val="Normal"/>
    <w:link w:val="CommentTextChar"/>
    <w:uiPriority w:val="99"/>
    <w:semiHidden/>
    <w:unhideWhenUsed/>
    <w:rsid w:val="00E83AE4"/>
    <w:rPr>
      <w:sz w:val="20"/>
    </w:rPr>
  </w:style>
  <w:style w:type="character" w:customStyle="1" w:styleId="CommentTextChar">
    <w:name w:val="Comment Text Char"/>
    <w:link w:val="CommentText"/>
    <w:uiPriority w:val="99"/>
    <w:semiHidden/>
    <w:rsid w:val="00E83AE4"/>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83AE4"/>
    <w:rPr>
      <w:b/>
      <w:bCs/>
    </w:rPr>
  </w:style>
  <w:style w:type="character" w:customStyle="1" w:styleId="CommentSubjectChar">
    <w:name w:val="Comment Subject Char"/>
    <w:link w:val="CommentSubject"/>
    <w:uiPriority w:val="99"/>
    <w:semiHidden/>
    <w:rsid w:val="00E83AE4"/>
    <w:rPr>
      <w:rFonts w:ascii="Arial" w:eastAsia="Times New Roman" w:hAnsi="Arial" w:cs="Times New Roman"/>
      <w:b/>
      <w:bCs/>
      <w:sz w:val="20"/>
      <w:szCs w:val="20"/>
    </w:rPr>
  </w:style>
  <w:style w:type="character" w:styleId="UnresolvedMention">
    <w:name w:val="Unresolved Mention"/>
    <w:uiPriority w:val="99"/>
    <w:semiHidden/>
    <w:unhideWhenUsed/>
    <w:rsid w:val="00532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57152">
      <w:bodyDiv w:val="1"/>
      <w:marLeft w:val="0"/>
      <w:marRight w:val="0"/>
      <w:marTop w:val="0"/>
      <w:marBottom w:val="0"/>
      <w:divBdr>
        <w:top w:val="none" w:sz="0" w:space="0" w:color="auto"/>
        <w:left w:val="none" w:sz="0" w:space="0" w:color="auto"/>
        <w:bottom w:val="none" w:sz="0" w:space="0" w:color="auto"/>
        <w:right w:val="none" w:sz="0" w:space="0" w:color="auto"/>
      </w:divBdr>
    </w:div>
    <w:div w:id="82381421">
      <w:bodyDiv w:val="1"/>
      <w:marLeft w:val="0"/>
      <w:marRight w:val="0"/>
      <w:marTop w:val="0"/>
      <w:marBottom w:val="0"/>
      <w:divBdr>
        <w:top w:val="none" w:sz="0" w:space="0" w:color="auto"/>
        <w:left w:val="none" w:sz="0" w:space="0" w:color="auto"/>
        <w:bottom w:val="none" w:sz="0" w:space="0" w:color="auto"/>
        <w:right w:val="none" w:sz="0" w:space="0" w:color="auto"/>
      </w:divBdr>
    </w:div>
    <w:div w:id="139158698">
      <w:bodyDiv w:val="1"/>
      <w:marLeft w:val="0"/>
      <w:marRight w:val="0"/>
      <w:marTop w:val="0"/>
      <w:marBottom w:val="0"/>
      <w:divBdr>
        <w:top w:val="none" w:sz="0" w:space="0" w:color="auto"/>
        <w:left w:val="none" w:sz="0" w:space="0" w:color="auto"/>
        <w:bottom w:val="none" w:sz="0" w:space="0" w:color="auto"/>
        <w:right w:val="none" w:sz="0" w:space="0" w:color="auto"/>
      </w:divBdr>
    </w:div>
    <w:div w:id="313143502">
      <w:bodyDiv w:val="1"/>
      <w:marLeft w:val="0"/>
      <w:marRight w:val="0"/>
      <w:marTop w:val="0"/>
      <w:marBottom w:val="0"/>
      <w:divBdr>
        <w:top w:val="none" w:sz="0" w:space="0" w:color="auto"/>
        <w:left w:val="none" w:sz="0" w:space="0" w:color="auto"/>
        <w:bottom w:val="none" w:sz="0" w:space="0" w:color="auto"/>
        <w:right w:val="none" w:sz="0" w:space="0" w:color="auto"/>
      </w:divBdr>
    </w:div>
    <w:div w:id="347753425">
      <w:bodyDiv w:val="1"/>
      <w:marLeft w:val="0"/>
      <w:marRight w:val="0"/>
      <w:marTop w:val="0"/>
      <w:marBottom w:val="0"/>
      <w:divBdr>
        <w:top w:val="none" w:sz="0" w:space="0" w:color="auto"/>
        <w:left w:val="none" w:sz="0" w:space="0" w:color="auto"/>
        <w:bottom w:val="none" w:sz="0" w:space="0" w:color="auto"/>
        <w:right w:val="none" w:sz="0" w:space="0" w:color="auto"/>
      </w:divBdr>
    </w:div>
    <w:div w:id="444732164">
      <w:bodyDiv w:val="1"/>
      <w:marLeft w:val="0"/>
      <w:marRight w:val="0"/>
      <w:marTop w:val="0"/>
      <w:marBottom w:val="0"/>
      <w:divBdr>
        <w:top w:val="none" w:sz="0" w:space="0" w:color="auto"/>
        <w:left w:val="none" w:sz="0" w:space="0" w:color="auto"/>
        <w:bottom w:val="none" w:sz="0" w:space="0" w:color="auto"/>
        <w:right w:val="none" w:sz="0" w:space="0" w:color="auto"/>
      </w:divBdr>
    </w:div>
    <w:div w:id="477109585">
      <w:bodyDiv w:val="1"/>
      <w:marLeft w:val="0"/>
      <w:marRight w:val="0"/>
      <w:marTop w:val="0"/>
      <w:marBottom w:val="0"/>
      <w:divBdr>
        <w:top w:val="none" w:sz="0" w:space="0" w:color="auto"/>
        <w:left w:val="none" w:sz="0" w:space="0" w:color="auto"/>
        <w:bottom w:val="none" w:sz="0" w:space="0" w:color="auto"/>
        <w:right w:val="none" w:sz="0" w:space="0" w:color="auto"/>
      </w:divBdr>
    </w:div>
    <w:div w:id="620111616">
      <w:bodyDiv w:val="1"/>
      <w:marLeft w:val="0"/>
      <w:marRight w:val="0"/>
      <w:marTop w:val="0"/>
      <w:marBottom w:val="0"/>
      <w:divBdr>
        <w:top w:val="none" w:sz="0" w:space="0" w:color="auto"/>
        <w:left w:val="none" w:sz="0" w:space="0" w:color="auto"/>
        <w:bottom w:val="none" w:sz="0" w:space="0" w:color="auto"/>
        <w:right w:val="none" w:sz="0" w:space="0" w:color="auto"/>
      </w:divBdr>
    </w:div>
    <w:div w:id="623730886">
      <w:bodyDiv w:val="1"/>
      <w:marLeft w:val="0"/>
      <w:marRight w:val="0"/>
      <w:marTop w:val="0"/>
      <w:marBottom w:val="0"/>
      <w:divBdr>
        <w:top w:val="none" w:sz="0" w:space="0" w:color="auto"/>
        <w:left w:val="none" w:sz="0" w:space="0" w:color="auto"/>
        <w:bottom w:val="none" w:sz="0" w:space="0" w:color="auto"/>
        <w:right w:val="none" w:sz="0" w:space="0" w:color="auto"/>
      </w:divBdr>
    </w:div>
    <w:div w:id="731972437">
      <w:bodyDiv w:val="1"/>
      <w:marLeft w:val="0"/>
      <w:marRight w:val="0"/>
      <w:marTop w:val="0"/>
      <w:marBottom w:val="0"/>
      <w:divBdr>
        <w:top w:val="none" w:sz="0" w:space="0" w:color="auto"/>
        <w:left w:val="none" w:sz="0" w:space="0" w:color="auto"/>
        <w:bottom w:val="none" w:sz="0" w:space="0" w:color="auto"/>
        <w:right w:val="none" w:sz="0" w:space="0" w:color="auto"/>
      </w:divBdr>
    </w:div>
    <w:div w:id="816067211">
      <w:bodyDiv w:val="1"/>
      <w:marLeft w:val="0"/>
      <w:marRight w:val="0"/>
      <w:marTop w:val="0"/>
      <w:marBottom w:val="0"/>
      <w:divBdr>
        <w:top w:val="none" w:sz="0" w:space="0" w:color="auto"/>
        <w:left w:val="none" w:sz="0" w:space="0" w:color="auto"/>
        <w:bottom w:val="none" w:sz="0" w:space="0" w:color="auto"/>
        <w:right w:val="none" w:sz="0" w:space="0" w:color="auto"/>
      </w:divBdr>
    </w:div>
    <w:div w:id="825514730">
      <w:bodyDiv w:val="1"/>
      <w:marLeft w:val="0"/>
      <w:marRight w:val="0"/>
      <w:marTop w:val="0"/>
      <w:marBottom w:val="0"/>
      <w:divBdr>
        <w:top w:val="none" w:sz="0" w:space="0" w:color="auto"/>
        <w:left w:val="none" w:sz="0" w:space="0" w:color="auto"/>
        <w:bottom w:val="none" w:sz="0" w:space="0" w:color="auto"/>
        <w:right w:val="none" w:sz="0" w:space="0" w:color="auto"/>
      </w:divBdr>
    </w:div>
    <w:div w:id="861238758">
      <w:bodyDiv w:val="1"/>
      <w:marLeft w:val="0"/>
      <w:marRight w:val="0"/>
      <w:marTop w:val="0"/>
      <w:marBottom w:val="0"/>
      <w:divBdr>
        <w:top w:val="none" w:sz="0" w:space="0" w:color="auto"/>
        <w:left w:val="none" w:sz="0" w:space="0" w:color="auto"/>
        <w:bottom w:val="none" w:sz="0" w:space="0" w:color="auto"/>
        <w:right w:val="none" w:sz="0" w:space="0" w:color="auto"/>
      </w:divBdr>
    </w:div>
    <w:div w:id="891772892">
      <w:bodyDiv w:val="1"/>
      <w:marLeft w:val="0"/>
      <w:marRight w:val="0"/>
      <w:marTop w:val="0"/>
      <w:marBottom w:val="0"/>
      <w:divBdr>
        <w:top w:val="none" w:sz="0" w:space="0" w:color="auto"/>
        <w:left w:val="none" w:sz="0" w:space="0" w:color="auto"/>
        <w:bottom w:val="none" w:sz="0" w:space="0" w:color="auto"/>
        <w:right w:val="none" w:sz="0" w:space="0" w:color="auto"/>
      </w:divBdr>
    </w:div>
    <w:div w:id="903561047">
      <w:bodyDiv w:val="1"/>
      <w:marLeft w:val="0"/>
      <w:marRight w:val="0"/>
      <w:marTop w:val="0"/>
      <w:marBottom w:val="0"/>
      <w:divBdr>
        <w:top w:val="none" w:sz="0" w:space="0" w:color="auto"/>
        <w:left w:val="none" w:sz="0" w:space="0" w:color="auto"/>
        <w:bottom w:val="none" w:sz="0" w:space="0" w:color="auto"/>
        <w:right w:val="none" w:sz="0" w:space="0" w:color="auto"/>
      </w:divBdr>
    </w:div>
    <w:div w:id="948463609">
      <w:bodyDiv w:val="1"/>
      <w:marLeft w:val="0"/>
      <w:marRight w:val="0"/>
      <w:marTop w:val="0"/>
      <w:marBottom w:val="0"/>
      <w:divBdr>
        <w:top w:val="none" w:sz="0" w:space="0" w:color="auto"/>
        <w:left w:val="none" w:sz="0" w:space="0" w:color="auto"/>
        <w:bottom w:val="none" w:sz="0" w:space="0" w:color="auto"/>
        <w:right w:val="none" w:sz="0" w:space="0" w:color="auto"/>
      </w:divBdr>
    </w:div>
    <w:div w:id="959602726">
      <w:bodyDiv w:val="1"/>
      <w:marLeft w:val="0"/>
      <w:marRight w:val="0"/>
      <w:marTop w:val="0"/>
      <w:marBottom w:val="0"/>
      <w:divBdr>
        <w:top w:val="none" w:sz="0" w:space="0" w:color="auto"/>
        <w:left w:val="none" w:sz="0" w:space="0" w:color="auto"/>
        <w:bottom w:val="none" w:sz="0" w:space="0" w:color="auto"/>
        <w:right w:val="none" w:sz="0" w:space="0" w:color="auto"/>
      </w:divBdr>
    </w:div>
    <w:div w:id="1008557689">
      <w:bodyDiv w:val="1"/>
      <w:marLeft w:val="0"/>
      <w:marRight w:val="0"/>
      <w:marTop w:val="0"/>
      <w:marBottom w:val="0"/>
      <w:divBdr>
        <w:top w:val="none" w:sz="0" w:space="0" w:color="auto"/>
        <w:left w:val="none" w:sz="0" w:space="0" w:color="auto"/>
        <w:bottom w:val="none" w:sz="0" w:space="0" w:color="auto"/>
        <w:right w:val="none" w:sz="0" w:space="0" w:color="auto"/>
      </w:divBdr>
    </w:div>
    <w:div w:id="1035929545">
      <w:bodyDiv w:val="1"/>
      <w:marLeft w:val="0"/>
      <w:marRight w:val="0"/>
      <w:marTop w:val="0"/>
      <w:marBottom w:val="0"/>
      <w:divBdr>
        <w:top w:val="none" w:sz="0" w:space="0" w:color="auto"/>
        <w:left w:val="none" w:sz="0" w:space="0" w:color="auto"/>
        <w:bottom w:val="none" w:sz="0" w:space="0" w:color="auto"/>
        <w:right w:val="none" w:sz="0" w:space="0" w:color="auto"/>
      </w:divBdr>
    </w:div>
    <w:div w:id="1145439009">
      <w:bodyDiv w:val="1"/>
      <w:marLeft w:val="0"/>
      <w:marRight w:val="0"/>
      <w:marTop w:val="0"/>
      <w:marBottom w:val="0"/>
      <w:divBdr>
        <w:top w:val="none" w:sz="0" w:space="0" w:color="auto"/>
        <w:left w:val="none" w:sz="0" w:space="0" w:color="auto"/>
        <w:bottom w:val="none" w:sz="0" w:space="0" w:color="auto"/>
        <w:right w:val="none" w:sz="0" w:space="0" w:color="auto"/>
      </w:divBdr>
    </w:div>
    <w:div w:id="1149052611">
      <w:bodyDiv w:val="1"/>
      <w:marLeft w:val="0"/>
      <w:marRight w:val="0"/>
      <w:marTop w:val="0"/>
      <w:marBottom w:val="0"/>
      <w:divBdr>
        <w:top w:val="none" w:sz="0" w:space="0" w:color="auto"/>
        <w:left w:val="none" w:sz="0" w:space="0" w:color="auto"/>
        <w:bottom w:val="none" w:sz="0" w:space="0" w:color="auto"/>
        <w:right w:val="none" w:sz="0" w:space="0" w:color="auto"/>
      </w:divBdr>
    </w:div>
    <w:div w:id="1212957885">
      <w:bodyDiv w:val="1"/>
      <w:marLeft w:val="0"/>
      <w:marRight w:val="0"/>
      <w:marTop w:val="0"/>
      <w:marBottom w:val="0"/>
      <w:divBdr>
        <w:top w:val="none" w:sz="0" w:space="0" w:color="auto"/>
        <w:left w:val="none" w:sz="0" w:space="0" w:color="auto"/>
        <w:bottom w:val="none" w:sz="0" w:space="0" w:color="auto"/>
        <w:right w:val="none" w:sz="0" w:space="0" w:color="auto"/>
      </w:divBdr>
    </w:div>
    <w:div w:id="1224684318">
      <w:bodyDiv w:val="1"/>
      <w:marLeft w:val="0"/>
      <w:marRight w:val="0"/>
      <w:marTop w:val="0"/>
      <w:marBottom w:val="0"/>
      <w:divBdr>
        <w:top w:val="none" w:sz="0" w:space="0" w:color="auto"/>
        <w:left w:val="none" w:sz="0" w:space="0" w:color="auto"/>
        <w:bottom w:val="none" w:sz="0" w:space="0" w:color="auto"/>
        <w:right w:val="none" w:sz="0" w:space="0" w:color="auto"/>
      </w:divBdr>
    </w:div>
    <w:div w:id="1276597162">
      <w:bodyDiv w:val="1"/>
      <w:marLeft w:val="0"/>
      <w:marRight w:val="0"/>
      <w:marTop w:val="0"/>
      <w:marBottom w:val="0"/>
      <w:divBdr>
        <w:top w:val="none" w:sz="0" w:space="0" w:color="auto"/>
        <w:left w:val="none" w:sz="0" w:space="0" w:color="auto"/>
        <w:bottom w:val="none" w:sz="0" w:space="0" w:color="auto"/>
        <w:right w:val="none" w:sz="0" w:space="0" w:color="auto"/>
      </w:divBdr>
    </w:div>
    <w:div w:id="1520243899">
      <w:bodyDiv w:val="1"/>
      <w:marLeft w:val="0"/>
      <w:marRight w:val="0"/>
      <w:marTop w:val="0"/>
      <w:marBottom w:val="0"/>
      <w:divBdr>
        <w:top w:val="none" w:sz="0" w:space="0" w:color="auto"/>
        <w:left w:val="none" w:sz="0" w:space="0" w:color="auto"/>
        <w:bottom w:val="none" w:sz="0" w:space="0" w:color="auto"/>
        <w:right w:val="none" w:sz="0" w:space="0" w:color="auto"/>
      </w:divBdr>
    </w:div>
    <w:div w:id="1585453898">
      <w:bodyDiv w:val="1"/>
      <w:marLeft w:val="0"/>
      <w:marRight w:val="0"/>
      <w:marTop w:val="0"/>
      <w:marBottom w:val="0"/>
      <w:divBdr>
        <w:top w:val="none" w:sz="0" w:space="0" w:color="auto"/>
        <w:left w:val="none" w:sz="0" w:space="0" w:color="auto"/>
        <w:bottom w:val="none" w:sz="0" w:space="0" w:color="auto"/>
        <w:right w:val="none" w:sz="0" w:space="0" w:color="auto"/>
      </w:divBdr>
    </w:div>
    <w:div w:id="1800033686">
      <w:bodyDiv w:val="1"/>
      <w:marLeft w:val="0"/>
      <w:marRight w:val="0"/>
      <w:marTop w:val="0"/>
      <w:marBottom w:val="0"/>
      <w:divBdr>
        <w:top w:val="none" w:sz="0" w:space="0" w:color="auto"/>
        <w:left w:val="none" w:sz="0" w:space="0" w:color="auto"/>
        <w:bottom w:val="none" w:sz="0" w:space="0" w:color="auto"/>
        <w:right w:val="none" w:sz="0" w:space="0" w:color="auto"/>
      </w:divBdr>
    </w:div>
    <w:div w:id="1929775666">
      <w:bodyDiv w:val="1"/>
      <w:marLeft w:val="0"/>
      <w:marRight w:val="0"/>
      <w:marTop w:val="0"/>
      <w:marBottom w:val="0"/>
      <w:divBdr>
        <w:top w:val="none" w:sz="0" w:space="0" w:color="auto"/>
        <w:left w:val="none" w:sz="0" w:space="0" w:color="auto"/>
        <w:bottom w:val="none" w:sz="0" w:space="0" w:color="auto"/>
        <w:right w:val="none" w:sz="0" w:space="0" w:color="auto"/>
      </w:divBdr>
    </w:div>
    <w:div w:id="1991472263">
      <w:bodyDiv w:val="1"/>
      <w:marLeft w:val="0"/>
      <w:marRight w:val="0"/>
      <w:marTop w:val="0"/>
      <w:marBottom w:val="0"/>
      <w:divBdr>
        <w:top w:val="none" w:sz="0" w:space="0" w:color="auto"/>
        <w:left w:val="none" w:sz="0" w:space="0" w:color="auto"/>
        <w:bottom w:val="none" w:sz="0" w:space="0" w:color="auto"/>
        <w:right w:val="none" w:sz="0" w:space="0" w:color="auto"/>
      </w:divBdr>
    </w:div>
    <w:div w:id="2081512310">
      <w:bodyDiv w:val="1"/>
      <w:marLeft w:val="0"/>
      <w:marRight w:val="0"/>
      <w:marTop w:val="0"/>
      <w:marBottom w:val="0"/>
      <w:divBdr>
        <w:top w:val="none" w:sz="0" w:space="0" w:color="auto"/>
        <w:left w:val="none" w:sz="0" w:space="0" w:color="auto"/>
        <w:bottom w:val="none" w:sz="0" w:space="0" w:color="auto"/>
        <w:right w:val="none" w:sz="0" w:space="0" w:color="auto"/>
      </w:divBdr>
    </w:div>
    <w:div w:id="214670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7.png"/><Relationship Id="rId39"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image" Target="media/image15.emf"/><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image" Target="media/image10.jpg"/><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image" Target="media/image29.png"/><Relationship Id="rId10" Type="http://schemas.openxmlformats.org/officeDocument/2006/relationships/footnotes" Target="footnotes.xml"/><Relationship Id="rId19" Type="http://schemas.microsoft.com/office/2011/relationships/commentsExtended" Target="commentsExtended.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g"/><Relationship Id="rId35" Type="http://schemas.openxmlformats.org/officeDocument/2006/relationships/package" Target="embeddings/Microsoft_Excel_Worksheet.xlsx"/><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settings" Target="settings.xml"/><Relationship Id="rId51"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C5620B7B06B54C8BD458E4383A7C07" ma:contentTypeVersion="5" ma:contentTypeDescription="Create a new document." ma:contentTypeScope="" ma:versionID="7ab35eee0ea1e301b0698b156563f5a8">
  <xsd:schema xmlns:xsd="http://www.w3.org/2001/XMLSchema" xmlns:xs="http://www.w3.org/2001/XMLSchema" xmlns:p="http://schemas.microsoft.com/office/2006/metadata/properties" xmlns:ns2="0e34cf82-b5e4-43bf-b51c-12316a4529e5" targetNamespace="http://schemas.microsoft.com/office/2006/metadata/properties" ma:root="true" ma:fieldsID="85e5ebe245f4c2931cab620cf4690f93" ns2:_="">
    <xsd:import namespace="0e34cf82-b5e4-43bf-b51c-12316a4529e5"/>
    <xsd:element name="properties">
      <xsd:complexType>
        <xsd:sequence>
          <xsd:element name="documentManagement">
            <xsd:complexType>
              <xsd:all>
                <xsd:element ref="ns2:UpdatedBy" minOccurs="0"/>
                <xsd:element ref="ns2:DeleteDoc" minOccurs="0"/>
                <xsd:element ref="ns2:New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34cf82-b5e4-43bf-b51c-12316a4529e5" elementFormDefault="qualified">
    <xsd:import namespace="http://schemas.microsoft.com/office/2006/documentManagement/types"/>
    <xsd:import namespace="http://schemas.microsoft.com/office/infopath/2007/PartnerControls"/>
    <xsd:element name="UpdatedBy" ma:index="8" nillable="true" ma:displayName="UpdatedBy" ma:internalName="UpdatedBy">
      <xsd:simpleType>
        <xsd:restriction base="dms:Text">
          <xsd:maxLength value="255"/>
        </xsd:restriction>
      </xsd:simpleType>
    </xsd:element>
    <xsd:element name="DeleteDoc" ma:index="9" nillable="true" ma:displayName="DeleteDoc" ma:internalName="DeleteDoc">
      <xsd:simpleType>
        <xsd:restriction base="dms:Text">
          <xsd:maxLength value="255"/>
        </xsd:restriction>
      </xsd:simpleType>
    </xsd:element>
    <xsd:element name="NewDoc" ma:index="10" nillable="true" ma:displayName="NewDoc" ma:internalName="NewDoc">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leteDoc xmlns="0e34cf82-b5e4-43bf-b51c-12316a4529e5">No</DeleteDoc>
    <NewDoc xmlns="0e34cf82-b5e4-43bf-b51c-12316a4529e5">No</NewDoc>
    <UpdatedBy xmlns="0e34cf82-b5e4-43bf-b51c-12316a4529e5">Sunil Kumar Patti --CNTR</UpdatedBy>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68E17-E0C8-4A61-AE23-F0F35DC4C638}">
  <ds:schemaRefs>
    <ds:schemaRef ds:uri="http://schemas.microsoft.com/office/2006/metadata/longProperties"/>
  </ds:schemaRefs>
</ds:datastoreItem>
</file>

<file path=customXml/itemProps2.xml><?xml version="1.0" encoding="utf-8"?>
<ds:datastoreItem xmlns:ds="http://schemas.openxmlformats.org/officeDocument/2006/customXml" ds:itemID="{2C108919-621C-40CC-8CA0-CC7BD18B1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34cf82-b5e4-43bf-b51c-12316a4529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C9E1C3-0989-450F-8CDF-BC6E38978928}">
  <ds:schemaRefs>
    <ds:schemaRef ds:uri="http://schemas.microsoft.com/sharepoint/v3/contenttype/forms"/>
  </ds:schemaRefs>
</ds:datastoreItem>
</file>

<file path=customXml/itemProps4.xml><?xml version="1.0" encoding="utf-8"?>
<ds:datastoreItem xmlns:ds="http://schemas.openxmlformats.org/officeDocument/2006/customXml" ds:itemID="{008EBCF8-BD6A-4CFC-9427-D0C6945582DB}">
  <ds:schemaRefs>
    <ds:schemaRef ds:uri="http://schemas.microsoft.com/office/2006/metadata/properties"/>
    <ds:schemaRef ds:uri="http://schemas.microsoft.com/office/infopath/2007/PartnerControls"/>
    <ds:schemaRef ds:uri="0e34cf82-b5e4-43bf-b51c-12316a4529e5"/>
  </ds:schemaRefs>
</ds:datastoreItem>
</file>

<file path=customXml/itemProps5.xml><?xml version="1.0" encoding="utf-8"?>
<ds:datastoreItem xmlns:ds="http://schemas.openxmlformats.org/officeDocument/2006/customXml" ds:itemID="{92ECFD0A-255E-47E9-9628-5CA628394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6879</Words>
  <Characters>39211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Sub-Con PPV Report</vt:lpstr>
    </vt:vector>
  </TitlesOfParts>
  <Company>Applied Materials</Company>
  <LinksUpToDate>false</LinksUpToDate>
  <CharactersWithSpaces>45999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 PPV Report</dc:title>
  <dc:subject/>
  <dc:creator>Krishna_Bhandari@contractor.amat.com</dc:creator>
  <cp:keywords/>
  <cp:lastModifiedBy>Yaswanth Voora --CNTR</cp:lastModifiedBy>
  <cp:revision>6</cp:revision>
  <dcterms:created xsi:type="dcterms:W3CDTF">2021-03-23T10:36:00Z</dcterms:created>
  <dcterms:modified xsi:type="dcterms:W3CDTF">2021-03-25T04:35:00Z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0x01010058C5620B7B06B54C8BD458E4383A7C07</vt:lpwstr>
  </property>
  <property fmtid="{D5CDD505-2E9C-101B-9397-08002B2CF9AE}" pid="3" name="DeleteDoc">
    <vt:lpwstr>No</vt:lpwstr>
  </property>
  <property fmtid="{D5CDD505-2E9C-101B-9397-08002B2CF9AE}" pid="4" name="NewDoc">
    <vt:lpwstr>No</vt:lpwstr>
  </property>
  <property fmtid="{D5CDD505-2E9C-101B-9397-08002B2CF9AE}" pid="5" name="UpdatedBy">
    <vt:lpwstr>Murali Mohan Ganta --CNTR</vt:lpwstr>
  </property>
  <property fmtid="{D5CDD505-2E9C-101B-9397-08002B2CF9AE}" pid="6" name="IPLabelIcon">
    <vt:lpwstr>http://acn/sites/gis/dmgmt/ssgsapproj/_LAYOUTS/15/IMAGES/icdoc.png, PCR029245_R_ZAVGR000_Subcon PPV Report_FS.doc</vt:lpwstr>
  </property>
  <property fmtid="{D5CDD505-2E9C-101B-9397-08002B2CF9AE}" pid="7" name="Function">
    <vt:lpwstr>PMO</vt:lpwstr>
  </property>
  <property fmtid="{D5CDD505-2E9C-101B-9397-08002B2CF9AE}" pid="8" name="AppliedMaterials">
    <vt:lpwstr>Confidential</vt:lpwstr>
  </property>
  <property fmtid="{D5CDD505-2E9C-101B-9397-08002B2CF9AE}" pid="9" name="Modifier">
    <vt:lpwstr/>
  </property>
  <property fmtid="{D5CDD505-2E9C-101B-9397-08002B2CF9AE}" pid="10" name="IconOverlay">
    <vt:lpwstr/>
  </property>
</Properties>
</file>